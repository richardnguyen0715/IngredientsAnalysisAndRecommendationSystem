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714652886"/>
        <w:docPartObj>
          <w:docPartGallery w:val="Cover Pages"/>
          <w:docPartUnique/>
        </w:docPartObj>
      </w:sdtPr>
      <w:sdtEndPr>
        <w:rPr>
          <w:b/>
          <w:bCs/>
          <w:color w:val="000000" w:themeColor="text1"/>
          <w:sz w:val="28"/>
          <w:szCs w:val="28"/>
        </w:rPr>
      </w:sdtEndPr>
      <w:sdtContent>
        <w:p w14:paraId="304887F6" w14:textId="0A2FE6C2" w:rsidR="0040459B" w:rsidRPr="00512F16" w:rsidRDefault="0040459B">
          <w:pPr>
            <w:rPr>
              <w:rFonts w:ascii="Times New Roman" w:hAnsi="Times New Roman" w:cs="Times New Roman"/>
            </w:rPr>
          </w:pPr>
        </w:p>
        <w:tbl>
          <w:tblPr>
            <w:tblpPr w:leftFromText="187" w:rightFromText="187" w:horzAnchor="margin" w:tblpXSpec="center" w:tblpY="2881"/>
            <w:tblW w:w="4470" w:type="pct"/>
            <w:tblBorders>
              <w:left w:val="single" w:sz="12" w:space="0" w:color="156082" w:themeColor="accent1"/>
            </w:tblBorders>
            <w:tblCellMar>
              <w:left w:w="144" w:type="dxa"/>
              <w:right w:w="115" w:type="dxa"/>
            </w:tblCellMar>
            <w:tblLook w:val="04A0" w:firstRow="1" w:lastRow="0" w:firstColumn="1" w:lastColumn="0" w:noHBand="0" w:noVBand="1"/>
          </w:tblPr>
          <w:tblGrid>
            <w:gridCol w:w="8354"/>
          </w:tblGrid>
          <w:tr w:rsidR="0040459B" w:rsidRPr="00512F16" w14:paraId="07284841" w14:textId="77777777" w:rsidTr="0043616D">
            <w:sdt>
              <w:sdtPr>
                <w:rPr>
                  <w:rFonts w:ascii="Times New Roman" w:hAnsi="Times New Roman" w:cs="Times New Roman"/>
                  <w:noProof/>
                  <w:color w:val="0F4761" w:themeColor="accent1" w:themeShade="BF"/>
                  <w:sz w:val="24"/>
                  <w:szCs w:val="24"/>
                </w:rPr>
                <w:alias w:val="Company"/>
                <w:id w:val="13406915"/>
                <w:placeholder>
                  <w:docPart w:val="1222710367694DEFA62BB3A300D1FEC2"/>
                </w:placeholder>
                <w:dataBinding w:prefixMappings="xmlns:ns0='http://schemas.openxmlformats.org/officeDocument/2006/extended-properties'" w:xpath="/ns0:Properties[1]/ns0:Company[1]" w:storeItemID="{6668398D-A668-4E3E-A5EB-62B293D839F1}"/>
                <w:text/>
              </w:sdtPr>
              <w:sdtEndPr/>
              <w:sdtContent>
                <w:tc>
                  <w:tcPr>
                    <w:tcW w:w="8355" w:type="dxa"/>
                    <w:tcMar>
                      <w:top w:w="216" w:type="dxa"/>
                      <w:left w:w="115" w:type="dxa"/>
                      <w:bottom w:w="216" w:type="dxa"/>
                      <w:right w:w="115" w:type="dxa"/>
                    </w:tcMar>
                  </w:tcPr>
                  <w:p w14:paraId="6994A91A" w14:textId="6DDE51E0" w:rsidR="0040459B" w:rsidRPr="00512F16" w:rsidRDefault="0040459B">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Trường Đại học Khoa học tự nhiên – Khoa Công nghệ thông tin</w:t>
                    </w:r>
                    <w:r w:rsidR="00206FF3" w:rsidRPr="00512F16">
                      <w:rPr>
                        <w:rFonts w:ascii="Times New Roman" w:hAnsi="Times New Roman" w:cs="Times New Roman"/>
                        <w:noProof/>
                        <w:color w:val="0F4761" w:themeColor="accent1" w:themeShade="BF"/>
                        <w:sz w:val="24"/>
                        <w:szCs w:val="24"/>
                      </w:rPr>
                      <w:t>.</w:t>
                    </w:r>
                  </w:p>
                </w:tc>
              </w:sdtContent>
            </w:sdt>
          </w:tr>
          <w:tr w:rsidR="0040459B" w:rsidRPr="00512F16" w14:paraId="5AA07AB5" w14:textId="77777777" w:rsidTr="0043616D">
            <w:tc>
              <w:tcPr>
                <w:tcW w:w="8355" w:type="dxa"/>
              </w:tcPr>
              <w:sdt>
                <w:sdtPr>
                  <w:rPr>
                    <w:rFonts w:ascii="Times New Roman" w:eastAsiaTheme="majorEastAsia" w:hAnsi="Times New Roman" w:cs="Times New Roman"/>
                    <w:noProof/>
                    <w:color w:val="156082" w:themeColor="accent1"/>
                    <w:sz w:val="72"/>
                    <w:szCs w:val="72"/>
                  </w:rPr>
                  <w:alias w:val="Title"/>
                  <w:id w:val="13406919"/>
                  <w:placeholder>
                    <w:docPart w:val="5CCD45C32D0E43CF92F9E4C9DF51E9D0"/>
                  </w:placeholder>
                  <w:dataBinding w:prefixMappings="xmlns:ns0='http://schemas.openxmlformats.org/package/2006/metadata/core-properties' xmlns:ns1='http://purl.org/dc/elements/1.1/'" w:xpath="/ns0:coreProperties[1]/ns1:title[1]" w:storeItemID="{6C3C8BC8-F283-45AE-878A-BAB7291924A1}"/>
                  <w:text/>
                </w:sdtPr>
                <w:sdtEndPr/>
                <w:sdtContent>
                  <w:p w14:paraId="2F68981E" w14:textId="4289B328" w:rsidR="0040459B" w:rsidRPr="00512F16" w:rsidRDefault="0040459B">
                    <w:pPr>
                      <w:pStyle w:val="NoSpacing"/>
                      <w:spacing w:line="216" w:lineRule="auto"/>
                      <w:rPr>
                        <w:rFonts w:ascii="Times New Roman" w:eastAsiaTheme="majorEastAsia" w:hAnsi="Times New Roman" w:cs="Times New Roman"/>
                        <w:noProof/>
                        <w:color w:val="156082" w:themeColor="accent1"/>
                        <w:sz w:val="88"/>
                        <w:szCs w:val="88"/>
                      </w:rPr>
                    </w:pPr>
                    <w:r w:rsidRPr="00512F16">
                      <w:rPr>
                        <w:rFonts w:ascii="Times New Roman" w:eastAsiaTheme="majorEastAsia" w:hAnsi="Times New Roman" w:cs="Times New Roman"/>
                        <w:noProof/>
                        <w:color w:val="156082" w:themeColor="accent1"/>
                        <w:sz w:val="72"/>
                        <w:szCs w:val="72"/>
                      </w:rPr>
                      <w:t>Đồ án</w:t>
                    </w:r>
                    <w:r w:rsidR="0043616D" w:rsidRPr="00512F16">
                      <w:rPr>
                        <w:rFonts w:ascii="Times New Roman" w:eastAsiaTheme="majorEastAsia" w:hAnsi="Times New Roman" w:cs="Times New Roman"/>
                        <w:noProof/>
                        <w:color w:val="156082" w:themeColor="accent1"/>
                        <w:sz w:val="72"/>
                        <w:szCs w:val="72"/>
                      </w:rPr>
                      <w:t xml:space="preserve"> thực hành</w:t>
                    </w:r>
                    <w:r w:rsidRPr="00512F16">
                      <w:rPr>
                        <w:rFonts w:ascii="Times New Roman" w:eastAsiaTheme="majorEastAsia" w:hAnsi="Times New Roman" w:cs="Times New Roman"/>
                        <w:noProof/>
                        <w:color w:val="156082" w:themeColor="accent1"/>
                        <w:sz w:val="72"/>
                        <w:szCs w:val="72"/>
                      </w:rPr>
                      <w:t xml:space="preserve"> </w:t>
                    </w:r>
                    <w:r w:rsidR="00B94AFF" w:rsidRPr="00512F16">
                      <w:rPr>
                        <w:rFonts w:ascii="Times New Roman" w:eastAsiaTheme="majorEastAsia" w:hAnsi="Times New Roman" w:cs="Times New Roman"/>
                        <w:noProof/>
                        <w:color w:val="156082" w:themeColor="accent1"/>
                        <w:sz w:val="72"/>
                        <w:szCs w:val="72"/>
                      </w:rPr>
                      <w:t>cuối kỳ</w:t>
                    </w:r>
                  </w:p>
                </w:sdtContent>
              </w:sdt>
            </w:tc>
          </w:tr>
          <w:tr w:rsidR="0040459B" w:rsidRPr="00512F16" w14:paraId="11E71E6B" w14:textId="77777777" w:rsidTr="0043616D">
            <w:sdt>
              <w:sdtPr>
                <w:rPr>
                  <w:rFonts w:ascii="Times New Roman" w:hAnsi="Times New Roman" w:cs="Times New Roman"/>
                  <w:noProof/>
                  <w:color w:val="0F4761" w:themeColor="accent1" w:themeShade="BF"/>
                  <w:sz w:val="24"/>
                  <w:szCs w:val="24"/>
                </w:rPr>
                <w:alias w:val="Subtitle"/>
                <w:id w:val="13406923"/>
                <w:placeholder>
                  <w:docPart w:val="111F75F1AF6F41AE82F94E3F08C495F1"/>
                </w:placeholder>
                <w:dataBinding w:prefixMappings="xmlns:ns0='http://schemas.openxmlformats.org/package/2006/metadata/core-properties' xmlns:ns1='http://purl.org/dc/elements/1.1/'" w:xpath="/ns0:coreProperties[1]/ns1:subject[1]" w:storeItemID="{6C3C8BC8-F283-45AE-878A-BAB7291924A1}"/>
                <w:text/>
              </w:sdtPr>
              <w:sdtEndPr/>
              <w:sdtContent>
                <w:tc>
                  <w:tcPr>
                    <w:tcW w:w="8355" w:type="dxa"/>
                    <w:tcMar>
                      <w:top w:w="216" w:type="dxa"/>
                      <w:left w:w="115" w:type="dxa"/>
                      <w:bottom w:w="216" w:type="dxa"/>
                      <w:right w:w="115" w:type="dxa"/>
                    </w:tcMar>
                  </w:tcPr>
                  <w:p w14:paraId="59905A5A" w14:textId="2262B551" w:rsidR="0040459B" w:rsidRPr="00512F16" w:rsidRDefault="00C426FE">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Nhập môn khoa học dữ liệu – Introduction to Data Science</w:t>
                    </w:r>
                    <w:r w:rsidR="0043616D" w:rsidRPr="00512F16">
                      <w:rPr>
                        <w:rFonts w:ascii="Times New Roman" w:hAnsi="Times New Roman" w:cs="Times New Roman"/>
                        <w:noProof/>
                        <w:color w:val="0F4761" w:themeColor="accent1" w:themeShade="BF"/>
                        <w:sz w:val="24"/>
                        <w:szCs w:val="24"/>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0459B" w:rsidRPr="00512F16" w14:paraId="6F770D4A" w14:textId="77777777">
            <w:tc>
              <w:tcPr>
                <w:tcW w:w="7221" w:type="dxa"/>
                <w:tcMar>
                  <w:top w:w="216" w:type="dxa"/>
                  <w:left w:w="115" w:type="dxa"/>
                  <w:bottom w:w="216" w:type="dxa"/>
                  <w:right w:w="115" w:type="dxa"/>
                </w:tcMar>
              </w:tcPr>
              <w:sdt>
                <w:sdtPr>
                  <w:rPr>
                    <w:rFonts w:ascii="Times New Roman" w:hAnsi="Times New Roman" w:cs="Times New Roman"/>
                    <w:noProof/>
                    <w:color w:val="156082" w:themeColor="accent1"/>
                    <w:sz w:val="28"/>
                    <w:szCs w:val="28"/>
                  </w:rPr>
                  <w:alias w:val="Author"/>
                  <w:id w:val="13406928"/>
                  <w:placeholder>
                    <w:docPart w:val="555DC5C8932047B59843DDDB53655419"/>
                  </w:placeholder>
                  <w:dataBinding w:prefixMappings="xmlns:ns0='http://schemas.openxmlformats.org/package/2006/metadata/core-properties' xmlns:ns1='http://purl.org/dc/elements/1.1/'" w:xpath="/ns0:coreProperties[1]/ns1:creator[1]" w:storeItemID="{6C3C8BC8-F283-45AE-878A-BAB7291924A1}"/>
                  <w:text/>
                </w:sdtPr>
                <w:sdtEndPr/>
                <w:sdtContent>
                  <w:p w14:paraId="6A869BAD" w14:textId="1273E637" w:rsidR="0040459B" w:rsidRPr="00512F16" w:rsidRDefault="00B914F9">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Nhóm </w:t>
                    </w:r>
                    <w:r w:rsidR="004A1F0B" w:rsidRPr="00512F16">
                      <w:rPr>
                        <w:rFonts w:ascii="Times New Roman" w:hAnsi="Times New Roman" w:cs="Times New Roman"/>
                        <w:noProof/>
                        <w:color w:val="156082" w:themeColor="accent1"/>
                        <w:sz w:val="28"/>
                        <w:szCs w:val="28"/>
                      </w:rPr>
                      <w:t>9</w:t>
                    </w:r>
                  </w:p>
                </w:sdtContent>
              </w:sdt>
              <w:sdt>
                <w:sdtPr>
                  <w:rPr>
                    <w:rFonts w:ascii="Times New Roman" w:hAnsi="Times New Roman" w:cs="Times New Roman"/>
                    <w:noProof/>
                    <w:color w:val="156082" w:themeColor="accent1"/>
                    <w:sz w:val="28"/>
                    <w:szCs w:val="28"/>
                  </w:rPr>
                  <w:alias w:val="Date"/>
                  <w:tag w:val="Date"/>
                  <w:id w:val="13406932"/>
                  <w:placeholder>
                    <w:docPart w:val="B8164CD9370B4C11893C5C490A784E92"/>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490F2D83" w14:textId="0D822E29" w:rsidR="0040459B" w:rsidRPr="00512F16" w:rsidRDefault="0040459B">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Tháng </w:t>
                    </w:r>
                    <w:r w:rsidR="004A1F0B" w:rsidRPr="00512F16">
                      <w:rPr>
                        <w:rFonts w:ascii="Times New Roman" w:hAnsi="Times New Roman" w:cs="Times New Roman"/>
                        <w:noProof/>
                        <w:color w:val="156082" w:themeColor="accent1"/>
                        <w:sz w:val="28"/>
                        <w:szCs w:val="28"/>
                      </w:rPr>
                      <w:t>11</w:t>
                    </w:r>
                    <w:r w:rsidRPr="00512F16">
                      <w:rPr>
                        <w:rFonts w:ascii="Times New Roman" w:hAnsi="Times New Roman" w:cs="Times New Roman"/>
                        <w:noProof/>
                        <w:color w:val="156082" w:themeColor="accent1"/>
                        <w:sz w:val="28"/>
                        <w:szCs w:val="28"/>
                      </w:rPr>
                      <w:t>, 2024.</w:t>
                    </w:r>
                  </w:p>
                </w:sdtContent>
              </w:sdt>
              <w:p w14:paraId="6651E97B" w14:textId="77777777" w:rsidR="0040459B" w:rsidRPr="00512F16" w:rsidRDefault="0040459B">
                <w:pPr>
                  <w:pStyle w:val="NoSpacing"/>
                  <w:rPr>
                    <w:rFonts w:ascii="Times New Roman" w:hAnsi="Times New Roman" w:cs="Times New Roman"/>
                    <w:noProof/>
                    <w:color w:val="156082" w:themeColor="accent1"/>
                  </w:rPr>
                </w:pPr>
              </w:p>
            </w:tc>
          </w:tr>
        </w:tbl>
        <w:p w14:paraId="62A6B3B1" w14:textId="3A3E7C36" w:rsidR="0040459B" w:rsidRPr="00512F16" w:rsidRDefault="0040459B">
          <w:pPr>
            <w:rPr>
              <w:rFonts w:ascii="Times New Roman" w:hAnsi="Times New Roman" w:cs="Times New Roman"/>
              <w:b/>
              <w:bCs/>
              <w:color w:val="000000" w:themeColor="text1"/>
              <w:sz w:val="28"/>
              <w:szCs w:val="28"/>
            </w:rPr>
          </w:pPr>
          <w:r w:rsidRPr="00512F16">
            <w:rPr>
              <w:rFonts w:ascii="Times New Roman" w:hAnsi="Times New Roman" w:cs="Times New Roman"/>
              <w:b/>
              <w:bCs/>
              <w:color w:val="000000" w:themeColor="text1"/>
              <w:sz w:val="28"/>
              <w:szCs w:val="28"/>
            </w:rPr>
            <w:br w:type="page"/>
          </w:r>
        </w:p>
      </w:sdtContent>
    </w:sdt>
    <w:p w14:paraId="632A8B3F" w14:textId="7D5C8D53"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lastRenderedPageBreak/>
        <w:t>TRƯỜNG ĐẠI HỌC KHOA HỌC TỰ NHIÊN</w:t>
      </w:r>
    </w:p>
    <w:p w14:paraId="722CCFCB"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KHOA CÔNG NGHỆ THÔNG TIN</w:t>
      </w:r>
    </w:p>
    <w:p w14:paraId="3C2C8BC4"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68"/>
          </mc:Choice>
          <mc:Fallback>
            <w:t>👨</w:t>
          </mc:Fallback>
        </mc:AlternateContent>
      </w:r>
      <w:r w:rsidRPr="00512F16">
        <w:rPr>
          <w:rFonts w:ascii="Times New Roman" w:hAnsi="Times New Roman" w:cs="Times New Roman"/>
          <w:b/>
          <w:bCs/>
          <w:noProof/>
          <w:color w:val="000000" w:themeColor="text1"/>
          <w:sz w:val="28"/>
          <w:szCs w:val="28"/>
        </w:rPr>
        <w:t>‍</w: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BB"/>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p>
    <w:p w14:paraId="13FAC322"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drawing>
          <wp:inline distT="0" distB="0" distL="0" distR="0" wp14:anchorId="6B9BF068" wp14:editId="5862AD68">
            <wp:extent cx="2182091" cy="1791133"/>
            <wp:effectExtent l="0" t="0" r="8890" b="0"/>
            <wp:docPr id="124706166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1669" name="Picture 2"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3" cy="1811204"/>
                    </a:xfrm>
                    <a:prstGeom prst="rect">
                      <a:avLst/>
                    </a:prstGeom>
                  </pic:spPr>
                </pic:pic>
              </a:graphicData>
            </a:graphic>
          </wp:inline>
        </w:drawing>
      </w:r>
    </w:p>
    <w:p w14:paraId="161CBC88" w14:textId="6990B21C" w:rsidR="001765BF" w:rsidRPr="00512F16" w:rsidRDefault="001765BF" w:rsidP="00F43236">
      <w:pPr>
        <w:pStyle w:val="NoSpacing"/>
        <w:spacing w:before="240" w:line="480" w:lineRule="auto"/>
        <w:jc w:val="center"/>
        <w:outlineLvl w:val="0"/>
        <w:rPr>
          <w:rFonts w:ascii="Times New Roman" w:hAnsi="Times New Roman" w:cs="Times New Roman"/>
          <w:b/>
          <w:bCs/>
          <w:noProof/>
          <w:color w:val="000000" w:themeColor="text1"/>
          <w:sz w:val="28"/>
          <w:szCs w:val="28"/>
        </w:rPr>
      </w:pPr>
      <w:bookmarkStart w:id="0" w:name="_Toc183263790"/>
      <w:r w:rsidRPr="00512F16">
        <w:rPr>
          <w:rFonts w:ascii="Times New Roman" w:hAnsi="Times New Roman" w:cs="Times New Roman"/>
          <w:b/>
          <w:bCs/>
          <w:noProof/>
          <w:color w:val="000000" w:themeColor="text1"/>
          <w:sz w:val="28"/>
          <w:szCs w:val="28"/>
        </w:rPr>
        <w:t>ĐỒ ÁN THỰC HÀN</w:t>
      </w:r>
      <w:r w:rsidR="004A1F0B" w:rsidRPr="00512F16">
        <w:rPr>
          <w:rFonts w:ascii="Times New Roman" w:hAnsi="Times New Roman" w:cs="Times New Roman"/>
          <w:b/>
          <w:bCs/>
          <w:noProof/>
          <w:color w:val="000000" w:themeColor="text1"/>
          <w:sz w:val="28"/>
          <w:szCs w:val="28"/>
        </w:rPr>
        <w:t>H CUỐI KÌ</w:t>
      </w:r>
      <w:bookmarkEnd w:id="0"/>
    </w:p>
    <w:p w14:paraId="254C0EB4" w14:textId="77777777" w:rsidR="00A53FCE" w:rsidRPr="00512F16" w:rsidRDefault="00A53FCE" w:rsidP="0088153A">
      <w:pPr>
        <w:pStyle w:val="NoSpacing"/>
        <w:spacing w:before="480"/>
        <w:ind w:firstLine="720"/>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Bộ môn:</w:t>
      </w:r>
      <w:r w:rsidRPr="00512F16">
        <w:rPr>
          <w:rFonts w:ascii="Times New Roman" w:hAnsi="Times New Roman" w:cs="Times New Roman"/>
          <w:noProof/>
          <w:color w:val="000000" w:themeColor="text1"/>
          <w:sz w:val="28"/>
          <w:szCs w:val="28"/>
        </w:rPr>
        <w:t xml:space="preserve"> Nhập môn khoa học dữ liệu.</w:t>
      </w:r>
    </w:p>
    <w:p w14:paraId="71DCC3FD"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Tên đề tài:  </w:t>
      </w:r>
    </w:p>
    <w:p w14:paraId="3D57AE62" w14:textId="77777777" w:rsidR="00A53FCE" w:rsidRPr="00512F16" w:rsidRDefault="00A53FCE" w:rsidP="0088153A">
      <w:pPr>
        <w:spacing w:line="240" w:lineRule="auto"/>
        <w:ind w:left="720"/>
        <w:jc w:val="center"/>
        <w:rPr>
          <w:rFonts w:ascii="Times New Roman" w:hAnsi="Times New Roman" w:cs="Times New Roman"/>
          <w:b/>
          <w:bCs/>
          <w:i/>
          <w:iCs/>
          <w:sz w:val="28"/>
          <w:szCs w:val="28"/>
        </w:rPr>
      </w:pPr>
      <w:r w:rsidRPr="00512F16">
        <w:rPr>
          <w:rFonts w:ascii="Times New Roman" w:hAnsi="Times New Roman" w:cs="Times New Roman"/>
          <w:i/>
          <w:iCs/>
          <w:sz w:val="32"/>
          <w:szCs w:val="32"/>
        </w:rPr>
        <w:t>“Phân tích mối quan hệ giữa các loại gia vị, nguyên liệu và khả năng kết hợp của chúng trong các món ăn”.</w:t>
      </w:r>
    </w:p>
    <w:p w14:paraId="67C9A79C"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STT nhóm: </w:t>
      </w:r>
      <w:r w:rsidRPr="00512F16">
        <w:rPr>
          <w:rFonts w:ascii="Times New Roman" w:hAnsi="Times New Roman" w:cs="Times New Roman"/>
          <w:sz w:val="28"/>
          <w:szCs w:val="28"/>
        </w:rPr>
        <w:t>9.</w:t>
      </w:r>
    </w:p>
    <w:p w14:paraId="3E300CD9"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Thành viên:</w:t>
      </w:r>
    </w:p>
    <w:p w14:paraId="5469C05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22120384 – Nguyễn Đình Trí.</w:t>
      </w:r>
    </w:p>
    <w:p w14:paraId="7805A053"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22120398 – Vũ Hoàng Nhật Trường.</w:t>
      </w:r>
    </w:p>
    <w:p w14:paraId="0AE4899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22120412 – Nguyễn Anh Tường.</w:t>
      </w:r>
    </w:p>
    <w:p w14:paraId="7C801071" w14:textId="0B0E7714" w:rsidR="00A53FCE" w:rsidRPr="00512F16" w:rsidRDefault="4D92F19A"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22120424 – Phạm Ngọc Bảo Uyên.</w:t>
      </w:r>
    </w:p>
    <w:p w14:paraId="5803B908"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22120449 – Lê Nguyễn Huyền Vy.</w:t>
      </w:r>
    </w:p>
    <w:p w14:paraId="1FB4960D" w14:textId="77777777" w:rsidR="0048385D" w:rsidRPr="00512F16" w:rsidRDefault="0048385D" w:rsidP="0039123E">
      <w:pPr>
        <w:rPr>
          <w:rFonts w:ascii="Times New Roman" w:hAnsi="Times New Roman" w:cs="Times New Roman"/>
          <w:sz w:val="28"/>
          <w:szCs w:val="28"/>
        </w:rPr>
      </w:pPr>
    </w:p>
    <w:p w14:paraId="608C5FB4" w14:textId="77777777" w:rsidR="0048385D" w:rsidRPr="00512F16" w:rsidRDefault="0048385D" w:rsidP="0039123E">
      <w:pPr>
        <w:rPr>
          <w:rFonts w:ascii="Times New Roman" w:hAnsi="Times New Roman" w:cs="Times New Roman"/>
          <w:sz w:val="28"/>
          <w:szCs w:val="28"/>
        </w:rPr>
        <w:sectPr w:rsidR="0048385D" w:rsidRPr="00512F16" w:rsidSect="0048385D">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ADDB1C1" w14:textId="6EDB4246" w:rsidR="0073012A" w:rsidRPr="00512F16" w:rsidRDefault="0073012A" w:rsidP="0073012A">
      <w:pPr>
        <w:rPr>
          <w:rFonts w:ascii="Times New Roman" w:hAnsi="Times New Roman" w:cs="Times New Roman"/>
          <w:sz w:val="28"/>
          <w:szCs w:val="28"/>
        </w:rPr>
        <w:sectPr w:rsidR="0073012A" w:rsidRPr="00512F16" w:rsidSect="0048385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58E3FD62" w14:textId="6E5D0349" w:rsidR="00227BB0" w:rsidRPr="00512F16" w:rsidRDefault="007241F3" w:rsidP="007C0251">
      <w:pPr>
        <w:pStyle w:val="Heading1"/>
        <w:rPr>
          <w:rFonts w:ascii="Times New Roman" w:hAnsi="Times New Roman" w:cs="Times New Roman"/>
          <w:b/>
          <w:bCs/>
          <w:sz w:val="28"/>
          <w:szCs w:val="28"/>
        </w:rPr>
      </w:pPr>
      <w:bookmarkStart w:id="1" w:name="_Toc183263791"/>
      <w:r w:rsidRPr="00512F16">
        <w:rPr>
          <w:rFonts w:ascii="Times New Roman" w:hAnsi="Times New Roman" w:cs="Times New Roman"/>
          <w:b/>
          <w:bCs/>
          <w:sz w:val="28"/>
          <w:szCs w:val="28"/>
        </w:rPr>
        <w:lastRenderedPageBreak/>
        <w:t>Thông tin chung:</w:t>
      </w:r>
      <w:bookmarkEnd w:id="1"/>
    </w:p>
    <w:p w14:paraId="3E4C8914"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Bộ môn:</w:t>
      </w:r>
      <w:r w:rsidRPr="00512F16">
        <w:rPr>
          <w:rFonts w:ascii="Times New Roman" w:hAnsi="Times New Roman" w:cs="Times New Roman"/>
          <w:sz w:val="24"/>
          <w:szCs w:val="24"/>
        </w:rPr>
        <w:t xml:space="preserve"> Nhập môn khoa học dữ liệu.</w:t>
      </w:r>
    </w:p>
    <w:p w14:paraId="19339B8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lý thuyết:</w:t>
      </w:r>
      <w:r w:rsidRPr="00512F16">
        <w:rPr>
          <w:rFonts w:ascii="Times New Roman" w:hAnsi="Times New Roman" w:cs="Times New Roman"/>
          <w:sz w:val="24"/>
          <w:szCs w:val="24"/>
        </w:rPr>
        <w:t xml:space="preserve"> Thầy Lê Ngọc Thành.</w:t>
      </w:r>
    </w:p>
    <w:p w14:paraId="6BE387E0"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thực hành:</w:t>
      </w:r>
      <w:r w:rsidRPr="00512F16">
        <w:rPr>
          <w:rFonts w:ascii="Times New Roman" w:hAnsi="Times New Roman" w:cs="Times New Roman"/>
          <w:sz w:val="24"/>
          <w:szCs w:val="24"/>
        </w:rPr>
        <w:t xml:space="preserve"> Thầy Lê Nhựt Nam.</w:t>
      </w:r>
    </w:p>
    <w:p w14:paraId="12E08ECB"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Mã lớp:</w:t>
      </w:r>
      <w:r w:rsidRPr="00512F16">
        <w:rPr>
          <w:rFonts w:ascii="Times New Roman" w:hAnsi="Times New Roman" w:cs="Times New Roman"/>
          <w:sz w:val="24"/>
          <w:szCs w:val="24"/>
        </w:rPr>
        <w:t xml:space="preserve"> 22_21.</w:t>
      </w:r>
    </w:p>
    <w:p w14:paraId="4BD2C34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STT nhóm:</w:t>
      </w:r>
      <w:r w:rsidRPr="00512F16">
        <w:rPr>
          <w:rFonts w:ascii="Times New Roman" w:hAnsi="Times New Roman" w:cs="Times New Roman"/>
          <w:sz w:val="24"/>
          <w:szCs w:val="24"/>
        </w:rPr>
        <w:t xml:space="preserve"> 9.</w:t>
      </w:r>
    </w:p>
    <w:p w14:paraId="6F9B8510" w14:textId="77777777" w:rsidR="00A42F65" w:rsidRPr="00512F16" w:rsidRDefault="00A42F65" w:rsidP="00611AA0">
      <w:pPr>
        <w:pStyle w:val="ListParagraph"/>
        <w:numPr>
          <w:ilvl w:val="0"/>
          <w:numId w:val="2"/>
        </w:numPr>
        <w:spacing w:line="360" w:lineRule="auto"/>
        <w:rPr>
          <w:rFonts w:ascii="Times New Roman" w:hAnsi="Times New Roman" w:cs="Times New Roman"/>
          <w:b/>
          <w:bCs/>
          <w:sz w:val="24"/>
          <w:szCs w:val="24"/>
        </w:rPr>
      </w:pPr>
      <w:r w:rsidRPr="00512F16">
        <w:rPr>
          <w:rFonts w:ascii="Times New Roman" w:hAnsi="Times New Roman" w:cs="Times New Roman"/>
          <w:b/>
          <w:bCs/>
          <w:sz w:val="24"/>
          <w:szCs w:val="24"/>
        </w:rPr>
        <w:t>Danh sách thành viên:</w:t>
      </w:r>
    </w:p>
    <w:p w14:paraId="3C4CAF13"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22120384 – Nguyễn Đình Trí.</w:t>
      </w:r>
    </w:p>
    <w:p w14:paraId="64E533E8"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22120398 – Vũ Hoàng Nhật Trường.</w:t>
      </w:r>
    </w:p>
    <w:p w14:paraId="48053A7A"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22120412 – Nguyễn Anh Tường.</w:t>
      </w:r>
    </w:p>
    <w:p w14:paraId="0BA12314" w14:textId="209097BF" w:rsidR="00A42F65" w:rsidRPr="00512F16" w:rsidRDefault="4D92F19A"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22120424 – Phạm Ngọc Bảo Uyên.</w:t>
      </w:r>
    </w:p>
    <w:p w14:paraId="3FCB780E"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22120449 – Lê Nguyễn Huyền Vy.</w:t>
      </w:r>
    </w:p>
    <w:p w14:paraId="7BC976FE" w14:textId="77777777" w:rsidR="00A42F65" w:rsidRPr="00512F16" w:rsidRDefault="00A42F65" w:rsidP="00611AA0">
      <w:pPr>
        <w:pStyle w:val="ListParagraph"/>
        <w:numPr>
          <w:ilvl w:val="0"/>
          <w:numId w:val="2"/>
        </w:numPr>
        <w:spacing w:line="600" w:lineRule="auto"/>
        <w:rPr>
          <w:rFonts w:ascii="Times New Roman" w:hAnsi="Times New Roman" w:cs="Times New Roman"/>
          <w:b/>
          <w:bCs/>
          <w:sz w:val="24"/>
          <w:szCs w:val="24"/>
        </w:rPr>
      </w:pPr>
      <w:r w:rsidRPr="00512F16">
        <w:rPr>
          <w:rFonts w:ascii="Times New Roman" w:hAnsi="Times New Roman" w:cs="Times New Roman"/>
          <w:b/>
          <w:bCs/>
          <w:sz w:val="24"/>
          <w:szCs w:val="24"/>
        </w:rPr>
        <w:t xml:space="preserve">Link github repository: </w:t>
      </w:r>
      <w:hyperlink r:id="rId11" w:history="1">
        <w:r w:rsidRPr="00512F16">
          <w:rPr>
            <w:rStyle w:val="Hyperlink"/>
            <w:rFonts w:ascii="Times New Roman" w:hAnsi="Times New Roman" w:cs="Times New Roman"/>
            <w:sz w:val="24"/>
            <w:szCs w:val="24"/>
          </w:rPr>
          <w:t>“Click here to go to our github repository.”</w:t>
        </w:r>
      </w:hyperlink>
    </w:p>
    <w:p w14:paraId="74036FB7" w14:textId="4BF17E24" w:rsidR="00336AA8" w:rsidRPr="00512F16" w:rsidRDefault="00336AA8" w:rsidP="00611AA0">
      <w:pPr>
        <w:pStyle w:val="ListParagraph"/>
        <w:numPr>
          <w:ilvl w:val="1"/>
          <w:numId w:val="2"/>
        </w:numPr>
        <w:spacing w:line="360" w:lineRule="auto"/>
        <w:rPr>
          <w:rFonts w:ascii="Times New Roman" w:hAnsi="Times New Roman" w:cs="Times New Roman"/>
          <w:sz w:val="28"/>
          <w:szCs w:val="28"/>
        </w:rPr>
      </w:pPr>
      <w:r w:rsidRPr="00512F16">
        <w:rPr>
          <w:rFonts w:ascii="Times New Roman" w:hAnsi="Times New Roman" w:cs="Times New Roman"/>
          <w:sz w:val="28"/>
          <w:szCs w:val="28"/>
        </w:rPr>
        <w:br w:type="page"/>
      </w:r>
    </w:p>
    <w:sdt>
      <w:sdtPr>
        <w:rPr>
          <w:rFonts w:asciiTheme="minorHAnsi" w:eastAsiaTheme="minorEastAsia" w:hAnsiTheme="minorHAnsi" w:cstheme="minorBidi"/>
          <w:color w:val="auto"/>
          <w:sz w:val="21"/>
          <w:szCs w:val="21"/>
        </w:rPr>
        <w:id w:val="-1060942453"/>
        <w:docPartObj>
          <w:docPartGallery w:val="Table of Contents"/>
          <w:docPartUnique/>
        </w:docPartObj>
      </w:sdtPr>
      <w:sdtEndPr>
        <w:rPr>
          <w:b/>
          <w:bCs/>
        </w:rPr>
      </w:sdtEndPr>
      <w:sdtContent>
        <w:p w14:paraId="621B7326" w14:textId="305BDB4A" w:rsidR="00336AA8" w:rsidRPr="00512F16" w:rsidRDefault="00B73F90">
          <w:pPr>
            <w:pStyle w:val="TOCHeading"/>
          </w:pPr>
          <w:r w:rsidRPr="00512F16">
            <w:t>MỤC LỤC</w:t>
          </w:r>
        </w:p>
        <w:p w14:paraId="389CEAB6" w14:textId="4B6C982B" w:rsidR="00A87E3A" w:rsidRPr="00512F16" w:rsidRDefault="00336AA8">
          <w:pPr>
            <w:pStyle w:val="TOC1"/>
            <w:tabs>
              <w:tab w:val="right" w:leader="dot" w:pos="9350"/>
            </w:tabs>
            <w:rPr>
              <w:kern w:val="2"/>
              <w:sz w:val="24"/>
              <w:szCs w:val="24"/>
              <w14:ligatures w14:val="standardContextual"/>
            </w:rPr>
          </w:pPr>
          <w:r w:rsidRPr="00512F16">
            <w:fldChar w:fldCharType="begin"/>
          </w:r>
          <w:r w:rsidRPr="00512F16">
            <w:instrText xml:space="preserve"> TOC \o "1-3" \h \z \u </w:instrText>
          </w:r>
          <w:r w:rsidRPr="00512F16">
            <w:fldChar w:fldCharType="separate"/>
          </w:r>
          <w:hyperlink w:anchor="_Toc183263790" w:history="1">
            <w:r w:rsidR="00A87E3A" w:rsidRPr="00512F16">
              <w:rPr>
                <w:rStyle w:val="Hyperlink"/>
                <w:rFonts w:ascii="Times New Roman" w:hAnsi="Times New Roman" w:cs="Times New Roman"/>
                <w:b/>
                <w:bCs/>
              </w:rPr>
              <w:t>ĐỒ ÁN THỰC HÀNH CUỐI KÌ</w:t>
            </w:r>
            <w:r w:rsidR="00A87E3A" w:rsidRPr="00512F16">
              <w:rPr>
                <w:webHidden/>
              </w:rPr>
              <w:tab/>
            </w:r>
            <w:r w:rsidR="00A87E3A" w:rsidRPr="00512F16">
              <w:rPr>
                <w:webHidden/>
              </w:rPr>
              <w:fldChar w:fldCharType="begin"/>
            </w:r>
            <w:r w:rsidR="00A87E3A" w:rsidRPr="00512F16">
              <w:rPr>
                <w:webHidden/>
              </w:rPr>
              <w:instrText xml:space="preserve"> PAGEREF _Toc183263790 \h </w:instrText>
            </w:r>
            <w:r w:rsidR="00A87E3A" w:rsidRPr="00512F16">
              <w:rPr>
                <w:webHidden/>
              </w:rPr>
            </w:r>
            <w:r w:rsidR="00A87E3A" w:rsidRPr="00512F16">
              <w:rPr>
                <w:webHidden/>
              </w:rPr>
              <w:fldChar w:fldCharType="separate"/>
            </w:r>
            <w:r w:rsidR="00791C7F" w:rsidRPr="00512F16">
              <w:rPr>
                <w:webHidden/>
              </w:rPr>
              <w:t>2</w:t>
            </w:r>
            <w:r w:rsidR="00A87E3A" w:rsidRPr="00512F16">
              <w:rPr>
                <w:webHidden/>
              </w:rPr>
              <w:fldChar w:fldCharType="end"/>
            </w:r>
          </w:hyperlink>
        </w:p>
        <w:p w14:paraId="76E52C71" w14:textId="68168EB0" w:rsidR="00A87E3A" w:rsidRPr="00512F16" w:rsidRDefault="00A87E3A">
          <w:pPr>
            <w:pStyle w:val="TOC1"/>
            <w:tabs>
              <w:tab w:val="right" w:leader="dot" w:pos="9350"/>
            </w:tabs>
            <w:rPr>
              <w:kern w:val="2"/>
              <w:sz w:val="24"/>
              <w:szCs w:val="24"/>
              <w14:ligatures w14:val="standardContextual"/>
            </w:rPr>
          </w:pPr>
          <w:hyperlink w:anchor="_Toc183263791" w:history="1">
            <w:r w:rsidRPr="00512F16">
              <w:rPr>
                <w:rStyle w:val="Hyperlink"/>
                <w:rFonts w:ascii="Times New Roman" w:hAnsi="Times New Roman" w:cs="Times New Roman"/>
                <w:b/>
                <w:bCs/>
              </w:rPr>
              <w:t>Thông tin chung:</w:t>
            </w:r>
            <w:r w:rsidRPr="00512F16">
              <w:rPr>
                <w:webHidden/>
              </w:rPr>
              <w:tab/>
            </w:r>
            <w:r w:rsidRPr="00512F16">
              <w:rPr>
                <w:webHidden/>
              </w:rPr>
              <w:fldChar w:fldCharType="begin"/>
            </w:r>
            <w:r w:rsidRPr="00512F16">
              <w:rPr>
                <w:webHidden/>
              </w:rPr>
              <w:instrText xml:space="preserve"> PAGEREF _Toc183263791 \h </w:instrText>
            </w:r>
            <w:r w:rsidRPr="00512F16">
              <w:rPr>
                <w:webHidden/>
              </w:rPr>
            </w:r>
            <w:r w:rsidRPr="00512F16">
              <w:rPr>
                <w:webHidden/>
              </w:rPr>
              <w:fldChar w:fldCharType="separate"/>
            </w:r>
            <w:r w:rsidR="00791C7F" w:rsidRPr="00512F16">
              <w:rPr>
                <w:webHidden/>
              </w:rPr>
              <w:t>3</w:t>
            </w:r>
            <w:r w:rsidRPr="00512F16">
              <w:rPr>
                <w:webHidden/>
              </w:rPr>
              <w:fldChar w:fldCharType="end"/>
            </w:r>
          </w:hyperlink>
        </w:p>
        <w:p w14:paraId="50E6F392" w14:textId="1F4BE15F" w:rsidR="00A87E3A" w:rsidRPr="00512F16" w:rsidRDefault="00A87E3A">
          <w:pPr>
            <w:pStyle w:val="TOC1"/>
            <w:tabs>
              <w:tab w:val="right" w:leader="dot" w:pos="9350"/>
            </w:tabs>
            <w:rPr>
              <w:kern w:val="2"/>
              <w:sz w:val="24"/>
              <w:szCs w:val="24"/>
              <w14:ligatures w14:val="standardContextual"/>
            </w:rPr>
          </w:pPr>
          <w:hyperlink w:anchor="_Toc183263792" w:history="1">
            <w:r w:rsidRPr="00512F16">
              <w:rPr>
                <w:rStyle w:val="Hyperlink"/>
                <w:rFonts w:ascii="Times New Roman" w:hAnsi="Times New Roman" w:cs="Times New Roman"/>
                <w:b/>
                <w:bCs/>
              </w:rPr>
              <w:t xml:space="preserve">Section 0: </w:t>
            </w:r>
            <w:r w:rsidRPr="00512F16">
              <w:rPr>
                <w:rStyle w:val="Hyperlink"/>
                <w:rFonts w:ascii="Times New Roman" w:hAnsi="Times New Roman" w:cs="Times New Roman"/>
                <w:i/>
                <w:iCs/>
              </w:rPr>
              <w:t>Bảng phân công công việc.</w:t>
            </w:r>
            <w:r w:rsidRPr="00512F16">
              <w:rPr>
                <w:webHidden/>
              </w:rPr>
              <w:tab/>
            </w:r>
            <w:r w:rsidRPr="00512F16">
              <w:rPr>
                <w:webHidden/>
              </w:rPr>
              <w:fldChar w:fldCharType="begin"/>
            </w:r>
            <w:r w:rsidRPr="00512F16">
              <w:rPr>
                <w:webHidden/>
              </w:rPr>
              <w:instrText xml:space="preserve"> PAGEREF _Toc183263792 \h </w:instrText>
            </w:r>
            <w:r w:rsidRPr="00512F16">
              <w:rPr>
                <w:webHidden/>
              </w:rPr>
            </w:r>
            <w:r w:rsidRPr="00512F16">
              <w:rPr>
                <w:webHidden/>
              </w:rPr>
              <w:fldChar w:fldCharType="separate"/>
            </w:r>
            <w:r w:rsidR="00791C7F" w:rsidRPr="00512F16">
              <w:rPr>
                <w:webHidden/>
              </w:rPr>
              <w:t>5</w:t>
            </w:r>
            <w:r w:rsidRPr="00512F16">
              <w:rPr>
                <w:webHidden/>
              </w:rPr>
              <w:fldChar w:fldCharType="end"/>
            </w:r>
          </w:hyperlink>
        </w:p>
        <w:p w14:paraId="471B0014" w14:textId="6A6E1459" w:rsidR="00A87E3A" w:rsidRPr="00512F16" w:rsidRDefault="00A87E3A">
          <w:pPr>
            <w:pStyle w:val="TOC1"/>
            <w:tabs>
              <w:tab w:val="right" w:leader="dot" w:pos="9350"/>
            </w:tabs>
            <w:rPr>
              <w:kern w:val="2"/>
              <w:sz w:val="24"/>
              <w:szCs w:val="24"/>
              <w14:ligatures w14:val="standardContextual"/>
            </w:rPr>
          </w:pPr>
          <w:hyperlink w:anchor="_Toc183263793" w:history="1">
            <w:r w:rsidRPr="00512F16">
              <w:rPr>
                <w:rStyle w:val="Hyperlink"/>
                <w:rFonts w:ascii="Times New Roman" w:hAnsi="Times New Roman" w:cs="Times New Roman"/>
                <w:b/>
                <w:bCs/>
              </w:rPr>
              <w:t xml:space="preserve">Section 1: </w:t>
            </w:r>
            <w:r w:rsidRPr="00512F16">
              <w:rPr>
                <w:rStyle w:val="Hyperlink"/>
                <w:rFonts w:ascii="Times New Roman" w:hAnsi="Times New Roman" w:cs="Times New Roman"/>
                <w:i/>
                <w:iCs/>
              </w:rPr>
              <w:t>Data Collection.</w:t>
            </w:r>
            <w:r w:rsidRPr="00512F16">
              <w:rPr>
                <w:webHidden/>
              </w:rPr>
              <w:tab/>
            </w:r>
            <w:r w:rsidRPr="00512F16">
              <w:rPr>
                <w:webHidden/>
              </w:rPr>
              <w:fldChar w:fldCharType="begin"/>
            </w:r>
            <w:r w:rsidRPr="00512F16">
              <w:rPr>
                <w:webHidden/>
              </w:rPr>
              <w:instrText xml:space="preserve"> PAGEREF _Toc183263793 \h </w:instrText>
            </w:r>
            <w:r w:rsidRPr="00512F16">
              <w:rPr>
                <w:webHidden/>
              </w:rPr>
            </w:r>
            <w:r w:rsidRPr="00512F16">
              <w:rPr>
                <w:webHidden/>
              </w:rPr>
              <w:fldChar w:fldCharType="separate"/>
            </w:r>
            <w:r w:rsidR="00791C7F" w:rsidRPr="00512F16">
              <w:rPr>
                <w:webHidden/>
              </w:rPr>
              <w:t>7</w:t>
            </w:r>
            <w:r w:rsidRPr="00512F16">
              <w:rPr>
                <w:webHidden/>
              </w:rPr>
              <w:fldChar w:fldCharType="end"/>
            </w:r>
          </w:hyperlink>
        </w:p>
        <w:p w14:paraId="71DEE983" w14:textId="19A6199D" w:rsidR="00A87E3A" w:rsidRPr="00512F16" w:rsidRDefault="00A87E3A">
          <w:pPr>
            <w:pStyle w:val="TOC2"/>
            <w:tabs>
              <w:tab w:val="left" w:pos="720"/>
              <w:tab w:val="right" w:leader="dot" w:pos="9350"/>
            </w:tabs>
            <w:rPr>
              <w:kern w:val="2"/>
              <w:sz w:val="24"/>
              <w:szCs w:val="24"/>
              <w14:ligatures w14:val="standardContextual"/>
            </w:rPr>
          </w:pPr>
          <w:hyperlink w:anchor="_Toc183263794" w:history="1">
            <w:r w:rsidRPr="00512F16">
              <w:rPr>
                <w:rStyle w:val="Hyperlink"/>
                <w:rFonts w:ascii="Times New Roman" w:hAnsi="Times New Roman" w:cs="Times New Roman"/>
                <w:b/>
                <w:bCs/>
              </w:rPr>
              <w:t>I.</w:t>
            </w:r>
            <w:r w:rsidRPr="00512F16">
              <w:rPr>
                <w:kern w:val="2"/>
                <w:sz w:val="24"/>
                <w:szCs w:val="24"/>
                <w14:ligatures w14:val="standardContextual"/>
              </w:rPr>
              <w:tab/>
            </w:r>
            <w:r w:rsidRPr="00512F16">
              <w:rPr>
                <w:rStyle w:val="Hyperlink"/>
                <w:rFonts w:ascii="Times New Roman" w:hAnsi="Times New Roman" w:cs="Times New Roman"/>
                <w:b/>
                <w:bCs/>
              </w:rPr>
              <w:t>Các trường dữ liệu cần cào:</w:t>
            </w:r>
            <w:r w:rsidRPr="00512F16">
              <w:rPr>
                <w:webHidden/>
              </w:rPr>
              <w:tab/>
            </w:r>
            <w:r w:rsidRPr="00512F16">
              <w:rPr>
                <w:webHidden/>
              </w:rPr>
              <w:fldChar w:fldCharType="begin"/>
            </w:r>
            <w:r w:rsidRPr="00512F16">
              <w:rPr>
                <w:webHidden/>
              </w:rPr>
              <w:instrText xml:space="preserve"> PAGEREF _Toc183263794 \h </w:instrText>
            </w:r>
            <w:r w:rsidRPr="00512F16">
              <w:rPr>
                <w:webHidden/>
              </w:rPr>
            </w:r>
            <w:r w:rsidRPr="00512F16">
              <w:rPr>
                <w:webHidden/>
              </w:rPr>
              <w:fldChar w:fldCharType="separate"/>
            </w:r>
            <w:r w:rsidR="00791C7F" w:rsidRPr="00512F16">
              <w:rPr>
                <w:webHidden/>
              </w:rPr>
              <w:t>8</w:t>
            </w:r>
            <w:r w:rsidRPr="00512F16">
              <w:rPr>
                <w:webHidden/>
              </w:rPr>
              <w:fldChar w:fldCharType="end"/>
            </w:r>
          </w:hyperlink>
        </w:p>
        <w:p w14:paraId="0FB13629" w14:textId="44B56FE3" w:rsidR="00A87E3A" w:rsidRPr="00512F16" w:rsidRDefault="00A87E3A">
          <w:pPr>
            <w:pStyle w:val="TOC2"/>
            <w:tabs>
              <w:tab w:val="left" w:pos="720"/>
              <w:tab w:val="right" w:leader="dot" w:pos="9350"/>
            </w:tabs>
            <w:rPr>
              <w:kern w:val="2"/>
              <w:sz w:val="24"/>
              <w:szCs w:val="24"/>
              <w14:ligatures w14:val="standardContextual"/>
            </w:rPr>
          </w:pPr>
          <w:hyperlink w:anchor="_Toc183263795" w:history="1">
            <w:r w:rsidRPr="00512F16">
              <w:rPr>
                <w:rStyle w:val="Hyperlink"/>
                <w:rFonts w:ascii="Times New Roman" w:hAnsi="Times New Roman" w:cs="Times New Roman"/>
                <w:b/>
                <w:bCs/>
              </w:rPr>
              <w:t>II.</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cào về:</w:t>
            </w:r>
            <w:r w:rsidRPr="00512F16">
              <w:rPr>
                <w:webHidden/>
              </w:rPr>
              <w:tab/>
            </w:r>
            <w:r w:rsidRPr="00512F16">
              <w:rPr>
                <w:webHidden/>
              </w:rPr>
              <w:fldChar w:fldCharType="begin"/>
            </w:r>
            <w:r w:rsidRPr="00512F16">
              <w:rPr>
                <w:webHidden/>
              </w:rPr>
              <w:instrText xml:space="preserve"> PAGEREF _Toc183263795 \h </w:instrText>
            </w:r>
            <w:r w:rsidRPr="00512F16">
              <w:rPr>
                <w:webHidden/>
              </w:rPr>
            </w:r>
            <w:r w:rsidRPr="00512F16">
              <w:rPr>
                <w:webHidden/>
              </w:rPr>
              <w:fldChar w:fldCharType="separate"/>
            </w:r>
            <w:r w:rsidR="00791C7F" w:rsidRPr="00512F16">
              <w:rPr>
                <w:webHidden/>
              </w:rPr>
              <w:t>9</w:t>
            </w:r>
            <w:r w:rsidRPr="00512F16">
              <w:rPr>
                <w:webHidden/>
              </w:rPr>
              <w:fldChar w:fldCharType="end"/>
            </w:r>
          </w:hyperlink>
        </w:p>
        <w:p w14:paraId="1C778835" w14:textId="28CD543D" w:rsidR="00A87E3A" w:rsidRPr="00512F16" w:rsidRDefault="00A87E3A">
          <w:pPr>
            <w:pStyle w:val="TOC2"/>
            <w:tabs>
              <w:tab w:val="left" w:pos="960"/>
              <w:tab w:val="right" w:leader="dot" w:pos="9350"/>
            </w:tabs>
            <w:rPr>
              <w:kern w:val="2"/>
              <w:sz w:val="24"/>
              <w:szCs w:val="24"/>
              <w14:ligatures w14:val="standardContextual"/>
            </w:rPr>
          </w:pPr>
          <w:hyperlink w:anchor="_Toc183263796" w:history="1">
            <w:r w:rsidRPr="00512F16">
              <w:rPr>
                <w:rStyle w:val="Hyperlink"/>
                <w:rFonts w:ascii="Times New Roman" w:hAnsi="Times New Roman" w:cs="Times New Roman"/>
                <w:b/>
                <w:bCs/>
              </w:rPr>
              <w:t>III.</w:t>
            </w:r>
            <w:r w:rsidRPr="00512F16">
              <w:rPr>
                <w:kern w:val="2"/>
                <w:sz w:val="24"/>
                <w:szCs w:val="24"/>
                <w14:ligatures w14:val="standardContextual"/>
              </w:rPr>
              <w:tab/>
            </w:r>
            <w:r w:rsidRPr="00512F16">
              <w:rPr>
                <w:rStyle w:val="Hyperlink"/>
                <w:rFonts w:ascii="Times New Roman" w:hAnsi="Times New Roman" w:cs="Times New Roman"/>
                <w:b/>
                <w:bCs/>
              </w:rPr>
              <w:t>Quá trình thực hiện:</w:t>
            </w:r>
            <w:r w:rsidRPr="00512F16">
              <w:rPr>
                <w:webHidden/>
              </w:rPr>
              <w:tab/>
            </w:r>
            <w:r w:rsidRPr="00512F16">
              <w:rPr>
                <w:webHidden/>
              </w:rPr>
              <w:fldChar w:fldCharType="begin"/>
            </w:r>
            <w:r w:rsidRPr="00512F16">
              <w:rPr>
                <w:webHidden/>
              </w:rPr>
              <w:instrText xml:space="preserve"> PAGEREF _Toc183263796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30B10D68" w14:textId="008EDBF9" w:rsidR="00A87E3A" w:rsidRPr="00512F16" w:rsidRDefault="00A87E3A">
          <w:pPr>
            <w:pStyle w:val="TOC3"/>
            <w:tabs>
              <w:tab w:val="left" w:pos="960"/>
              <w:tab w:val="right" w:leader="dot" w:pos="9350"/>
            </w:tabs>
            <w:rPr>
              <w:kern w:val="2"/>
              <w:sz w:val="24"/>
              <w:szCs w:val="24"/>
              <w14:ligatures w14:val="standardContextual"/>
            </w:rPr>
          </w:pPr>
          <w:hyperlink w:anchor="_Toc183263797"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Kokotaru.com:</w:t>
            </w:r>
            <w:r w:rsidRPr="00512F16">
              <w:rPr>
                <w:webHidden/>
              </w:rPr>
              <w:tab/>
            </w:r>
            <w:r w:rsidRPr="00512F16">
              <w:rPr>
                <w:webHidden/>
              </w:rPr>
              <w:fldChar w:fldCharType="begin"/>
            </w:r>
            <w:r w:rsidRPr="00512F16">
              <w:rPr>
                <w:webHidden/>
              </w:rPr>
              <w:instrText xml:space="preserve"> PAGEREF _Toc183263797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135C1272" w14:textId="32E94C0E" w:rsidR="00A87E3A" w:rsidRPr="00512F16" w:rsidRDefault="00A87E3A">
          <w:pPr>
            <w:pStyle w:val="TOC3"/>
            <w:tabs>
              <w:tab w:val="left" w:pos="960"/>
              <w:tab w:val="right" w:leader="dot" w:pos="9350"/>
            </w:tabs>
            <w:rPr>
              <w:kern w:val="2"/>
              <w:sz w:val="24"/>
              <w:szCs w:val="24"/>
              <w14:ligatures w14:val="standardContextual"/>
            </w:rPr>
          </w:pPr>
          <w:hyperlink w:anchor="_Toc183263798"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Kitchenart.com</w:t>
            </w:r>
            <w:r w:rsidRPr="00512F16">
              <w:rPr>
                <w:webHidden/>
              </w:rPr>
              <w:tab/>
            </w:r>
            <w:r w:rsidRPr="00512F16">
              <w:rPr>
                <w:webHidden/>
              </w:rPr>
              <w:fldChar w:fldCharType="begin"/>
            </w:r>
            <w:r w:rsidRPr="00512F16">
              <w:rPr>
                <w:webHidden/>
              </w:rPr>
              <w:instrText xml:space="preserve"> PAGEREF _Toc183263798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4E3C53B7" w14:textId="0EF16EF0" w:rsidR="00A87E3A" w:rsidRPr="00512F16" w:rsidRDefault="00A87E3A">
          <w:pPr>
            <w:pStyle w:val="TOC2"/>
            <w:tabs>
              <w:tab w:val="left" w:pos="960"/>
              <w:tab w:val="right" w:leader="dot" w:pos="9350"/>
            </w:tabs>
            <w:rPr>
              <w:kern w:val="2"/>
              <w:sz w:val="24"/>
              <w:szCs w:val="24"/>
              <w14:ligatures w14:val="standardContextual"/>
            </w:rPr>
          </w:pPr>
          <w:hyperlink w:anchor="_Toc183263799" w:history="1">
            <w:r w:rsidRPr="00512F16">
              <w:rPr>
                <w:rStyle w:val="Hyperlink"/>
                <w:rFonts w:ascii="Times New Roman" w:hAnsi="Times New Roman" w:cs="Times New Roman"/>
                <w:b/>
                <w:bCs/>
              </w:rPr>
              <w:t>IV.</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_Toc183263799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7B646513" w14:textId="43C9696B" w:rsidR="00A87E3A" w:rsidRPr="00512F16" w:rsidRDefault="00A87E3A">
          <w:pPr>
            <w:pStyle w:val="TOC1"/>
            <w:tabs>
              <w:tab w:val="right" w:leader="dot" w:pos="9350"/>
            </w:tabs>
            <w:rPr>
              <w:kern w:val="2"/>
              <w:sz w:val="24"/>
              <w:szCs w:val="24"/>
              <w14:ligatures w14:val="standardContextual"/>
            </w:rPr>
          </w:pPr>
          <w:hyperlink w:anchor="_Toc183263800" w:history="1">
            <w:r w:rsidRPr="00512F16">
              <w:rPr>
                <w:rStyle w:val="Hyperlink"/>
                <w:rFonts w:ascii="Times New Roman" w:hAnsi="Times New Roman" w:cs="Times New Roman"/>
                <w:b/>
                <w:bCs/>
              </w:rPr>
              <w:t xml:space="preserve">Section 2: </w:t>
            </w:r>
            <w:r w:rsidRPr="00512F16">
              <w:rPr>
                <w:rStyle w:val="Hyperlink"/>
                <w:rFonts w:ascii="Times New Roman" w:hAnsi="Times New Roman" w:cs="Times New Roman"/>
                <w:i/>
                <w:iCs/>
              </w:rPr>
              <w:t>Data Cleaning and Normalizing</w:t>
            </w:r>
            <w:r w:rsidRPr="00512F16">
              <w:rPr>
                <w:webHidden/>
              </w:rPr>
              <w:tab/>
            </w:r>
            <w:r w:rsidRPr="00512F16">
              <w:rPr>
                <w:webHidden/>
              </w:rPr>
              <w:fldChar w:fldCharType="begin"/>
            </w:r>
            <w:r w:rsidRPr="00512F16">
              <w:rPr>
                <w:webHidden/>
              </w:rPr>
              <w:instrText xml:space="preserve"> PAGEREF _Toc183263800 \h </w:instrText>
            </w:r>
            <w:r w:rsidRPr="00512F16">
              <w:rPr>
                <w:webHidden/>
              </w:rPr>
            </w:r>
            <w:r w:rsidRPr="00512F16">
              <w:rPr>
                <w:webHidden/>
              </w:rPr>
              <w:fldChar w:fldCharType="separate"/>
            </w:r>
            <w:r w:rsidR="00791C7F" w:rsidRPr="00512F16">
              <w:rPr>
                <w:webHidden/>
              </w:rPr>
              <w:t>12</w:t>
            </w:r>
            <w:r w:rsidRPr="00512F16">
              <w:rPr>
                <w:webHidden/>
              </w:rPr>
              <w:fldChar w:fldCharType="end"/>
            </w:r>
          </w:hyperlink>
        </w:p>
        <w:p w14:paraId="558682B0" w14:textId="7F56943F" w:rsidR="00A87E3A" w:rsidRPr="00512F16" w:rsidRDefault="00A87E3A">
          <w:pPr>
            <w:pStyle w:val="TOC2"/>
            <w:tabs>
              <w:tab w:val="left" w:pos="720"/>
              <w:tab w:val="right" w:leader="dot" w:pos="9350"/>
            </w:tabs>
            <w:rPr>
              <w:kern w:val="2"/>
              <w:sz w:val="24"/>
              <w:szCs w:val="24"/>
              <w14:ligatures w14:val="standardContextual"/>
            </w:rPr>
          </w:pPr>
          <w:hyperlink w:anchor="_Toc183263801" w:history="1">
            <w:r w:rsidRPr="00512F16">
              <w:rPr>
                <w:rStyle w:val="Hyperlink"/>
                <w:rFonts w:ascii="Times New Roman" w:hAnsi="Times New Roman" w:cs="Times New Roman"/>
                <w:b/>
              </w:rPr>
              <w:t>I.</w:t>
            </w:r>
            <w:r w:rsidRPr="00512F16">
              <w:rPr>
                <w:kern w:val="2"/>
                <w:sz w:val="24"/>
                <w:szCs w:val="24"/>
                <w14:ligatures w14:val="standardContextual"/>
              </w:rPr>
              <w:tab/>
            </w:r>
            <w:r w:rsidRPr="00512F16">
              <w:rPr>
                <w:rStyle w:val="Hyperlink"/>
                <w:rFonts w:ascii="Times New Roman" w:hAnsi="Times New Roman" w:cs="Times New Roman"/>
                <w:b/>
                <w:bCs/>
              </w:rPr>
              <w:t>Data Cleaning</w:t>
            </w:r>
            <w:r w:rsidRPr="00512F16">
              <w:rPr>
                <w:webHidden/>
              </w:rPr>
              <w:tab/>
            </w:r>
            <w:r w:rsidRPr="00512F16">
              <w:rPr>
                <w:webHidden/>
              </w:rPr>
              <w:fldChar w:fldCharType="begin"/>
            </w:r>
            <w:r w:rsidRPr="00512F16">
              <w:rPr>
                <w:webHidden/>
              </w:rPr>
              <w:instrText xml:space="preserve"> PAGEREF _Toc183263801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24506C49" w14:textId="164D46EF" w:rsidR="00A87E3A" w:rsidRPr="00512F16" w:rsidRDefault="00A87E3A">
          <w:pPr>
            <w:pStyle w:val="TOC3"/>
            <w:tabs>
              <w:tab w:val="left" w:pos="960"/>
              <w:tab w:val="right" w:leader="dot" w:pos="9350"/>
            </w:tabs>
            <w:rPr>
              <w:kern w:val="2"/>
              <w:sz w:val="24"/>
              <w:szCs w:val="24"/>
              <w14:ligatures w14:val="standardContextual"/>
            </w:rPr>
          </w:pPr>
          <w:hyperlink w:anchor="_Toc183263802"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Dịch tập tin</w:t>
            </w:r>
            <w:r w:rsidRPr="00512F16">
              <w:rPr>
                <w:webHidden/>
              </w:rPr>
              <w:tab/>
            </w:r>
            <w:r w:rsidRPr="00512F16">
              <w:rPr>
                <w:webHidden/>
              </w:rPr>
              <w:fldChar w:fldCharType="begin"/>
            </w:r>
            <w:r w:rsidRPr="00512F16">
              <w:rPr>
                <w:webHidden/>
              </w:rPr>
              <w:instrText xml:space="preserve"> PAGEREF _Toc183263802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3C56F7E6" w14:textId="7AE64BE8" w:rsidR="00A87E3A" w:rsidRPr="00512F16" w:rsidRDefault="00A87E3A">
          <w:pPr>
            <w:pStyle w:val="TOC3"/>
            <w:tabs>
              <w:tab w:val="left" w:pos="960"/>
              <w:tab w:val="right" w:leader="dot" w:pos="9350"/>
            </w:tabs>
            <w:rPr>
              <w:kern w:val="2"/>
              <w:sz w:val="24"/>
              <w:szCs w:val="24"/>
              <w14:ligatures w14:val="standardContextual"/>
            </w:rPr>
          </w:pPr>
          <w:hyperlink w:anchor="_Toc183263803"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Làm sạch dữ liệu:</w:t>
            </w:r>
            <w:r w:rsidRPr="00512F16">
              <w:rPr>
                <w:webHidden/>
              </w:rPr>
              <w:tab/>
            </w:r>
            <w:r w:rsidRPr="00512F16">
              <w:rPr>
                <w:webHidden/>
              </w:rPr>
              <w:fldChar w:fldCharType="begin"/>
            </w:r>
            <w:r w:rsidRPr="00512F16">
              <w:rPr>
                <w:webHidden/>
              </w:rPr>
              <w:instrText xml:space="preserve"> PAGEREF _Toc183263803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6F71020D" w14:textId="09857775" w:rsidR="00A87E3A" w:rsidRPr="00512F16" w:rsidRDefault="00A87E3A">
          <w:pPr>
            <w:pStyle w:val="TOC3"/>
            <w:tabs>
              <w:tab w:val="left" w:pos="960"/>
              <w:tab w:val="right" w:leader="dot" w:pos="9350"/>
            </w:tabs>
            <w:rPr>
              <w:kern w:val="2"/>
              <w:sz w:val="24"/>
              <w:szCs w:val="24"/>
              <w14:ligatures w14:val="standardContextual"/>
            </w:rPr>
          </w:pPr>
          <w:hyperlink w:anchor="_Toc183263804" w:history="1">
            <w:r w:rsidRPr="00512F16">
              <w:rPr>
                <w:rStyle w:val="Hyperlink"/>
                <w:rFonts w:ascii="Times New Roman" w:hAnsi="Times New Roman" w:cs="Times New Roman"/>
                <w:b/>
                <w:bCs/>
              </w:rPr>
              <w:t>3.</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làm sạch:</w:t>
            </w:r>
            <w:r w:rsidRPr="00512F16">
              <w:rPr>
                <w:webHidden/>
              </w:rPr>
              <w:tab/>
            </w:r>
            <w:r w:rsidRPr="00512F16">
              <w:rPr>
                <w:webHidden/>
              </w:rPr>
              <w:fldChar w:fldCharType="begin"/>
            </w:r>
            <w:r w:rsidRPr="00512F16">
              <w:rPr>
                <w:webHidden/>
              </w:rPr>
              <w:instrText xml:space="preserve"> PAGEREF _Toc183263804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5D68A235" w14:textId="3FB1B48B" w:rsidR="00A87E3A" w:rsidRPr="00512F16" w:rsidRDefault="00A87E3A">
          <w:pPr>
            <w:pStyle w:val="TOC2"/>
            <w:tabs>
              <w:tab w:val="left" w:pos="720"/>
              <w:tab w:val="right" w:leader="dot" w:pos="9350"/>
            </w:tabs>
            <w:rPr>
              <w:kern w:val="2"/>
              <w:sz w:val="24"/>
              <w:szCs w:val="24"/>
              <w14:ligatures w14:val="standardContextual"/>
            </w:rPr>
          </w:pPr>
          <w:hyperlink w:anchor="_Toc183263805" w:history="1">
            <w:r w:rsidRPr="00512F16">
              <w:rPr>
                <w:rStyle w:val="Hyperlink"/>
                <w:rFonts w:ascii="Times New Roman" w:hAnsi="Times New Roman" w:cs="Times New Roman"/>
                <w:b/>
              </w:rPr>
              <w:t>II.</w:t>
            </w:r>
            <w:r w:rsidRPr="00512F16">
              <w:rPr>
                <w:kern w:val="2"/>
                <w:sz w:val="24"/>
                <w:szCs w:val="24"/>
                <w14:ligatures w14:val="standardContextual"/>
              </w:rPr>
              <w:tab/>
            </w:r>
            <w:r w:rsidRPr="00512F16">
              <w:rPr>
                <w:rStyle w:val="Hyperlink"/>
                <w:rFonts w:ascii="Times New Roman" w:hAnsi="Times New Roman" w:cs="Times New Roman"/>
                <w:b/>
                <w:bCs/>
              </w:rPr>
              <w:t>Data Normalizing</w:t>
            </w:r>
            <w:r w:rsidRPr="00512F16">
              <w:rPr>
                <w:webHidden/>
              </w:rPr>
              <w:tab/>
            </w:r>
            <w:r w:rsidRPr="00512F16">
              <w:rPr>
                <w:webHidden/>
              </w:rPr>
              <w:fldChar w:fldCharType="begin"/>
            </w:r>
            <w:r w:rsidRPr="00512F16">
              <w:rPr>
                <w:webHidden/>
              </w:rPr>
              <w:instrText xml:space="preserve"> PAGEREF _Toc183263805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1223C444" w14:textId="75638C9F" w:rsidR="00A87E3A" w:rsidRPr="00512F16" w:rsidRDefault="00A87E3A">
          <w:pPr>
            <w:pStyle w:val="TOC2"/>
            <w:tabs>
              <w:tab w:val="left" w:pos="960"/>
              <w:tab w:val="right" w:leader="dot" w:pos="9350"/>
            </w:tabs>
            <w:rPr>
              <w:kern w:val="2"/>
              <w:sz w:val="24"/>
              <w:szCs w:val="24"/>
              <w14:ligatures w14:val="standardContextual"/>
            </w:rPr>
          </w:pPr>
          <w:hyperlink w:anchor="_Toc183263806" w:history="1">
            <w:r w:rsidRPr="00512F16">
              <w:rPr>
                <w:rStyle w:val="Hyperlink"/>
                <w:rFonts w:ascii="Times New Roman" w:hAnsi="Times New Roman" w:cs="Times New Roman"/>
                <w:b/>
              </w:rPr>
              <w:t>III.</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_Toc183263806 \h </w:instrText>
            </w:r>
            <w:r w:rsidRPr="00512F16">
              <w:rPr>
                <w:webHidden/>
              </w:rPr>
            </w:r>
            <w:r w:rsidRPr="00512F16">
              <w:rPr>
                <w:webHidden/>
              </w:rPr>
              <w:fldChar w:fldCharType="separate"/>
            </w:r>
            <w:r w:rsidR="00791C7F" w:rsidRPr="00512F16">
              <w:rPr>
                <w:webHidden/>
              </w:rPr>
              <w:t>15</w:t>
            </w:r>
            <w:r w:rsidRPr="00512F16">
              <w:rPr>
                <w:webHidden/>
              </w:rPr>
              <w:fldChar w:fldCharType="end"/>
            </w:r>
          </w:hyperlink>
        </w:p>
        <w:p w14:paraId="012D2598" w14:textId="08D191DD" w:rsidR="00A87E3A" w:rsidRPr="00512F16" w:rsidRDefault="00A87E3A">
          <w:pPr>
            <w:pStyle w:val="TOC1"/>
            <w:tabs>
              <w:tab w:val="right" w:leader="dot" w:pos="9350"/>
            </w:tabs>
            <w:rPr>
              <w:kern w:val="2"/>
              <w:sz w:val="24"/>
              <w:szCs w:val="24"/>
              <w14:ligatures w14:val="standardContextual"/>
            </w:rPr>
          </w:pPr>
          <w:hyperlink w:anchor="_Toc183263807" w:history="1">
            <w:r w:rsidRPr="00512F16">
              <w:rPr>
                <w:rStyle w:val="Hyperlink"/>
                <w:rFonts w:ascii="Times New Roman" w:hAnsi="Times New Roman" w:cs="Times New Roman"/>
                <w:b/>
                <w:bCs/>
              </w:rPr>
              <w:t>Yêu cầu 3:</w:t>
            </w:r>
            <w:r w:rsidRPr="00512F16">
              <w:rPr>
                <w:webHidden/>
              </w:rPr>
              <w:tab/>
            </w:r>
            <w:r w:rsidRPr="00512F16">
              <w:rPr>
                <w:webHidden/>
              </w:rPr>
              <w:fldChar w:fldCharType="begin"/>
            </w:r>
            <w:r w:rsidRPr="00512F16">
              <w:rPr>
                <w:webHidden/>
              </w:rPr>
              <w:instrText xml:space="preserve"> PAGEREF _Toc183263807 \h </w:instrText>
            </w:r>
            <w:r w:rsidRPr="00512F16">
              <w:rPr>
                <w:webHidden/>
              </w:rPr>
            </w:r>
            <w:r w:rsidRPr="00512F16">
              <w:rPr>
                <w:webHidden/>
              </w:rPr>
              <w:fldChar w:fldCharType="separate"/>
            </w:r>
            <w:r w:rsidR="00791C7F" w:rsidRPr="00512F16">
              <w:rPr>
                <w:webHidden/>
              </w:rPr>
              <w:t>16</w:t>
            </w:r>
            <w:r w:rsidRPr="00512F16">
              <w:rPr>
                <w:webHidden/>
              </w:rPr>
              <w:fldChar w:fldCharType="end"/>
            </w:r>
          </w:hyperlink>
        </w:p>
        <w:p w14:paraId="3C07F73C" w14:textId="6E4855D9" w:rsidR="00A87E3A" w:rsidRPr="00512F16" w:rsidRDefault="00A87E3A">
          <w:pPr>
            <w:pStyle w:val="TOC1"/>
            <w:tabs>
              <w:tab w:val="right" w:leader="dot" w:pos="9350"/>
            </w:tabs>
            <w:rPr>
              <w:kern w:val="2"/>
              <w:sz w:val="24"/>
              <w:szCs w:val="24"/>
              <w14:ligatures w14:val="standardContextual"/>
            </w:rPr>
          </w:pPr>
          <w:hyperlink w:anchor="_Toc183263808" w:history="1">
            <w:r w:rsidRPr="00512F16">
              <w:rPr>
                <w:rStyle w:val="Hyperlink"/>
                <w:rFonts w:ascii="Times New Roman" w:hAnsi="Times New Roman" w:cs="Times New Roman"/>
                <w:b/>
                <w:bCs/>
              </w:rPr>
              <w:t>Yêu cầu 4:</w:t>
            </w:r>
            <w:r w:rsidRPr="00512F16">
              <w:rPr>
                <w:webHidden/>
              </w:rPr>
              <w:tab/>
            </w:r>
            <w:r w:rsidRPr="00512F16">
              <w:rPr>
                <w:webHidden/>
              </w:rPr>
              <w:fldChar w:fldCharType="begin"/>
            </w:r>
            <w:r w:rsidRPr="00512F16">
              <w:rPr>
                <w:webHidden/>
              </w:rPr>
              <w:instrText xml:space="preserve"> PAGEREF _Toc183263808 \h </w:instrText>
            </w:r>
            <w:r w:rsidRPr="00512F16">
              <w:rPr>
                <w:webHidden/>
              </w:rPr>
            </w:r>
            <w:r w:rsidRPr="00512F16">
              <w:rPr>
                <w:webHidden/>
              </w:rPr>
              <w:fldChar w:fldCharType="separate"/>
            </w:r>
            <w:r w:rsidR="00791C7F" w:rsidRPr="00512F16">
              <w:rPr>
                <w:b/>
                <w:bCs/>
                <w:webHidden/>
              </w:rPr>
              <w:t>Error! Bookmark not defined.</w:t>
            </w:r>
            <w:r w:rsidRPr="00512F16">
              <w:rPr>
                <w:webHidden/>
              </w:rPr>
              <w:fldChar w:fldCharType="end"/>
            </w:r>
          </w:hyperlink>
        </w:p>
        <w:p w14:paraId="521D62D4" w14:textId="18A4896C" w:rsidR="00336AA8" w:rsidRPr="00512F16" w:rsidRDefault="00336AA8">
          <w:r w:rsidRPr="00512F16">
            <w:rPr>
              <w:b/>
              <w:bCs/>
            </w:rPr>
            <w:fldChar w:fldCharType="end"/>
          </w:r>
        </w:p>
      </w:sdtContent>
    </w:sdt>
    <w:p w14:paraId="2A4FE199" w14:textId="77777777" w:rsidR="0048385D" w:rsidRPr="00512F16" w:rsidRDefault="0048385D">
      <w:pPr>
        <w:rPr>
          <w:rFonts w:ascii="Times New Roman" w:hAnsi="Times New Roman" w:cs="Times New Roman"/>
          <w:sz w:val="28"/>
          <w:szCs w:val="28"/>
        </w:rPr>
        <w:sectPr w:rsidR="0048385D" w:rsidRPr="00512F16" w:rsidSect="00A42F65">
          <w:headerReference w:type="default" r:id="rId12"/>
          <w:footerReference w:type="default" r:id="rId13"/>
          <w:pgSz w:w="12240" w:h="15840"/>
          <w:pgMar w:top="1440" w:right="1440" w:bottom="1440" w:left="1440" w:header="720" w:footer="720" w:gutter="0"/>
          <w:cols w:space="720"/>
          <w:docGrid w:linePitch="360"/>
        </w:sectPr>
      </w:pPr>
    </w:p>
    <w:p w14:paraId="7A7DBC2B" w14:textId="77777777" w:rsidR="007241F3" w:rsidRPr="00512F16" w:rsidRDefault="007241F3">
      <w:pPr>
        <w:rPr>
          <w:rFonts w:ascii="Times New Roman" w:hAnsi="Times New Roman" w:cs="Times New Roman"/>
          <w:sz w:val="28"/>
          <w:szCs w:val="28"/>
        </w:rPr>
      </w:pPr>
    </w:p>
    <w:p w14:paraId="30B3F57B" w14:textId="77777777" w:rsidR="00276EF8" w:rsidRPr="00512F16" w:rsidRDefault="00276EF8" w:rsidP="00276EF8">
      <w:pPr>
        <w:pStyle w:val="Heading1"/>
        <w:rPr>
          <w:rFonts w:ascii="Times New Roman" w:hAnsi="Times New Roman" w:cs="Times New Roman"/>
          <w:b/>
          <w:bCs/>
          <w:color w:val="000000" w:themeColor="text1"/>
        </w:rPr>
      </w:pPr>
    </w:p>
    <w:p w14:paraId="237F81FC" w14:textId="02EC69DA" w:rsidR="00170A86" w:rsidRPr="00512F16" w:rsidRDefault="00170A86"/>
    <w:p w14:paraId="338EA8BF" w14:textId="77777777" w:rsidR="00276EF8" w:rsidRPr="00512F16" w:rsidRDefault="00276EF8" w:rsidP="00276EF8"/>
    <w:p w14:paraId="6EF25A84" w14:textId="6E6091FF" w:rsidR="00B5730B" w:rsidRPr="00512F16" w:rsidRDefault="00B77988" w:rsidP="00B34EE3">
      <w:pPr>
        <w:pStyle w:val="Heading1"/>
        <w:rPr>
          <w:rFonts w:ascii="Times New Roman" w:hAnsi="Times New Roman" w:cs="Times New Roman"/>
          <w:b/>
          <w:bCs/>
          <w:color w:val="000000" w:themeColor="text1"/>
        </w:rPr>
      </w:pPr>
      <w:bookmarkStart w:id="2" w:name="_Toc183263792"/>
      <w:r w:rsidRPr="00512F16">
        <w:rPr>
          <w:rFonts w:ascii="Times New Roman" w:hAnsi="Times New Roman" w:cs="Times New Roman"/>
          <w:b/>
          <w:bCs/>
          <w:color w:val="000000" w:themeColor="text1"/>
        </w:rPr>
        <w:lastRenderedPageBreak/>
        <w:t xml:space="preserve">Section </w:t>
      </w:r>
      <w:r w:rsidR="007A241F" w:rsidRPr="00512F16">
        <w:rPr>
          <w:rFonts w:ascii="Times New Roman" w:hAnsi="Times New Roman" w:cs="Times New Roman"/>
          <w:b/>
          <w:bCs/>
          <w:color w:val="000000" w:themeColor="text1"/>
        </w:rPr>
        <w:t>0</w:t>
      </w:r>
      <w:r w:rsidR="00276EF8" w:rsidRPr="00512F16">
        <w:rPr>
          <w:rFonts w:ascii="Times New Roman" w:hAnsi="Times New Roman" w:cs="Times New Roman"/>
          <w:b/>
          <w:bCs/>
          <w:color w:val="000000" w:themeColor="text1"/>
        </w:rPr>
        <w:t>:</w:t>
      </w:r>
      <w:r w:rsidR="004162CF" w:rsidRPr="00512F16">
        <w:rPr>
          <w:rFonts w:cs="Times New Roman"/>
          <w:i/>
          <w:iCs/>
          <w:color w:val="000000" w:themeColor="text1"/>
          <w:sz w:val="28"/>
          <w:szCs w:val="28"/>
        </w:rPr>
        <w:drawing>
          <wp:anchor distT="0" distB="0" distL="114300" distR="114300" simplePos="0" relativeHeight="251658240" behindDoc="0" locked="0" layoutInCell="1" allowOverlap="1" wp14:anchorId="7B2EFF67" wp14:editId="637C6761">
            <wp:simplePos x="0" y="0"/>
            <wp:positionH relativeFrom="margin">
              <wp:align>center</wp:align>
            </wp:positionH>
            <wp:positionV relativeFrom="paragraph">
              <wp:posOffset>668366</wp:posOffset>
            </wp:positionV>
            <wp:extent cx="5937885" cy="5937885"/>
            <wp:effectExtent l="0" t="0" r="5715" b="5715"/>
            <wp:wrapSquare wrapText="bothSides"/>
            <wp:docPr id="100291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00B34EE3" w:rsidRPr="00512F16">
        <w:rPr>
          <w:rFonts w:ascii="Times New Roman" w:hAnsi="Times New Roman" w:cs="Times New Roman"/>
          <w:b/>
          <w:bCs/>
          <w:color w:val="000000" w:themeColor="text1"/>
        </w:rPr>
        <w:t xml:space="preserve"> </w:t>
      </w:r>
      <w:r w:rsidR="007A241F" w:rsidRPr="00512F16">
        <w:rPr>
          <w:rFonts w:ascii="Times New Roman" w:hAnsi="Times New Roman" w:cs="Times New Roman"/>
          <w:i/>
          <w:iCs/>
          <w:color w:val="000000" w:themeColor="text1"/>
          <w:sz w:val="32"/>
          <w:szCs w:val="32"/>
        </w:rPr>
        <w:t>Bảng phân công công việc</w:t>
      </w:r>
      <w:r w:rsidRPr="00512F16">
        <w:rPr>
          <w:rFonts w:ascii="Times New Roman" w:hAnsi="Times New Roman" w:cs="Times New Roman"/>
          <w:i/>
          <w:iCs/>
          <w:color w:val="000000" w:themeColor="text1"/>
          <w:sz w:val="32"/>
          <w:szCs w:val="32"/>
        </w:rPr>
        <w:t>.</w:t>
      </w:r>
      <w:bookmarkEnd w:id="2"/>
      <w:r w:rsidR="00477E75" w:rsidRPr="00512F16">
        <w:rPr>
          <w:rFonts w:ascii="Times New Roman" w:hAnsi="Times New Roman" w:cs="Times New Roman"/>
          <w:i/>
          <w:iCs/>
          <w:color w:val="000000" w:themeColor="text1"/>
          <w:sz w:val="28"/>
          <w:szCs w:val="28"/>
        </w:rPr>
        <w:br/>
      </w:r>
    </w:p>
    <w:p w14:paraId="4C77442A" w14:textId="0E8EC5A2" w:rsidR="00477E75" w:rsidRPr="00512F16" w:rsidRDefault="00477E75">
      <w:pPr>
        <w:rPr>
          <w:rFonts w:ascii="Times New Roman" w:hAnsi="Times New Roman" w:cs="Times New Roman"/>
          <w:i/>
          <w:iCs/>
          <w:color w:val="000000" w:themeColor="text1"/>
          <w:sz w:val="28"/>
          <w:szCs w:val="28"/>
        </w:rPr>
      </w:pPr>
      <w:r w:rsidRPr="00512F16">
        <w:rPr>
          <w:rFonts w:ascii="Times New Roman" w:hAnsi="Times New Roman" w:cs="Times New Roman"/>
          <w:i/>
          <w:iCs/>
          <w:color w:val="000000" w:themeColor="text1"/>
          <w:sz w:val="28"/>
          <w:szCs w:val="28"/>
        </w:rPr>
        <w:br w:type="page"/>
      </w:r>
    </w:p>
    <w:p w14:paraId="298FF346" w14:textId="7D9D14ED" w:rsidR="008C1F48" w:rsidRPr="00512F16" w:rsidRDefault="007A241F" w:rsidP="00611AA0">
      <w:pPr>
        <w:pStyle w:val="ListParagraph"/>
        <w:numPr>
          <w:ilvl w:val="0"/>
          <w:numId w:val="3"/>
        </w:numPr>
        <w:rPr>
          <w:rFonts w:ascii="Times New Roman" w:hAnsi="Times New Roman" w:cs="Times New Roman"/>
          <w:b/>
          <w:bCs/>
          <w:sz w:val="28"/>
          <w:szCs w:val="28"/>
        </w:rPr>
      </w:pPr>
      <w:r w:rsidRPr="00512F16">
        <w:rPr>
          <w:rFonts w:ascii="Times New Roman" w:hAnsi="Times New Roman" w:cs="Times New Roman"/>
          <w:b/>
          <w:bCs/>
          <w:sz w:val="28"/>
          <w:szCs w:val="28"/>
        </w:rPr>
        <w:lastRenderedPageBreak/>
        <w:t>Bảng phân công công việc</w:t>
      </w:r>
      <w:r w:rsidR="008C1F48" w:rsidRPr="00512F16">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155"/>
        <w:gridCol w:w="2790"/>
        <w:gridCol w:w="1080"/>
        <w:gridCol w:w="1170"/>
        <w:gridCol w:w="2155"/>
      </w:tblGrid>
      <w:tr w:rsidR="00271BC6" w:rsidRPr="00512F16" w14:paraId="3A76A572" w14:textId="53DDC658" w:rsidTr="4D92F19A">
        <w:tc>
          <w:tcPr>
            <w:tcW w:w="2155" w:type="dxa"/>
            <w:shd w:val="clear" w:color="auto" w:fill="D1D1D1" w:themeFill="background2" w:themeFillShade="E6"/>
            <w:vAlign w:val="center"/>
          </w:tcPr>
          <w:p w14:paraId="6573CFB7" w14:textId="5C556590"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Công việc</w:t>
            </w:r>
          </w:p>
        </w:tc>
        <w:tc>
          <w:tcPr>
            <w:tcW w:w="2790" w:type="dxa"/>
            <w:shd w:val="clear" w:color="auto" w:fill="D1D1D1" w:themeFill="background2" w:themeFillShade="E6"/>
            <w:vAlign w:val="center"/>
          </w:tcPr>
          <w:p w14:paraId="26F49B0A" w14:textId="34ED9FA3"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Người thực hiện</w:t>
            </w:r>
          </w:p>
        </w:tc>
        <w:tc>
          <w:tcPr>
            <w:tcW w:w="1080" w:type="dxa"/>
            <w:shd w:val="clear" w:color="auto" w:fill="D1D1D1" w:themeFill="background2" w:themeFillShade="E6"/>
            <w:vAlign w:val="center"/>
          </w:tcPr>
          <w:p w14:paraId="10EC9644" w14:textId="24A9FFB8"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Tiến độ</w:t>
            </w:r>
          </w:p>
        </w:tc>
        <w:tc>
          <w:tcPr>
            <w:tcW w:w="1170" w:type="dxa"/>
            <w:shd w:val="clear" w:color="auto" w:fill="D1D1D1" w:themeFill="background2" w:themeFillShade="E6"/>
            <w:vAlign w:val="center"/>
          </w:tcPr>
          <w:p w14:paraId="5F4D7B0E" w14:textId="7FFF52E7"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Đóng góp</w:t>
            </w:r>
          </w:p>
        </w:tc>
        <w:tc>
          <w:tcPr>
            <w:tcW w:w="2155" w:type="dxa"/>
            <w:shd w:val="clear" w:color="auto" w:fill="D1D1D1" w:themeFill="background2" w:themeFillShade="E6"/>
            <w:vAlign w:val="center"/>
          </w:tcPr>
          <w:p w14:paraId="7E0F0764" w14:textId="298DFF4A"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Note</w:t>
            </w:r>
          </w:p>
        </w:tc>
      </w:tr>
      <w:tr w:rsidR="00B8048D" w:rsidRPr="00512F16" w14:paraId="22F64906" w14:textId="1FB5B490" w:rsidTr="4D92F19A">
        <w:tc>
          <w:tcPr>
            <w:tcW w:w="2155" w:type="dxa"/>
            <w:vMerge w:val="restart"/>
            <w:vAlign w:val="center"/>
          </w:tcPr>
          <w:p w14:paraId="74B5ECB0" w14:textId="795CC002"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Data Collection</w:t>
            </w:r>
          </w:p>
        </w:tc>
        <w:tc>
          <w:tcPr>
            <w:tcW w:w="2790" w:type="dxa"/>
            <w:vAlign w:val="center"/>
          </w:tcPr>
          <w:p w14:paraId="024619D2" w14:textId="4964023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565946C2" w14:textId="62077AA4"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p>
        </w:tc>
        <w:tc>
          <w:tcPr>
            <w:tcW w:w="1170" w:type="dxa"/>
            <w:vAlign w:val="center"/>
          </w:tcPr>
          <w:p w14:paraId="39FC6688" w14:textId="17B3BAE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90%</w:t>
            </w:r>
          </w:p>
        </w:tc>
        <w:tc>
          <w:tcPr>
            <w:tcW w:w="2155" w:type="dxa"/>
            <w:vMerge w:val="restart"/>
          </w:tcPr>
          <w:p w14:paraId="18DCB83B" w14:textId="3AB4A6D0" w:rsidR="00B8048D" w:rsidRPr="00512F16" w:rsidRDefault="00B8048D" w:rsidP="003B4EB2">
            <w:pPr>
              <w:rPr>
                <w:rFonts w:ascii="Times New Roman" w:hAnsi="Times New Roman" w:cs="Times New Roman"/>
                <w:sz w:val="24"/>
                <w:szCs w:val="24"/>
              </w:rPr>
            </w:pPr>
            <w:r w:rsidRPr="00512F16">
              <w:rPr>
                <w:rFonts w:ascii="Times New Roman" w:hAnsi="Times New Roman" w:cs="Times New Roman"/>
                <w:sz w:val="24"/>
                <w:szCs w:val="24"/>
              </w:rPr>
              <w:t>Các bạn chạy cào giúp vì bị trang web chặn.</w:t>
            </w:r>
          </w:p>
        </w:tc>
      </w:tr>
      <w:tr w:rsidR="00B8048D" w:rsidRPr="00512F16" w14:paraId="07C73F9D" w14:textId="6BAC6834" w:rsidTr="4D92F19A">
        <w:tc>
          <w:tcPr>
            <w:tcW w:w="2155" w:type="dxa"/>
            <w:vMerge/>
            <w:vAlign w:val="center"/>
          </w:tcPr>
          <w:p w14:paraId="5D5C27F2"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337554AB" w14:textId="4DA5DDF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ign w:val="center"/>
          </w:tcPr>
          <w:p w14:paraId="373DF139"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E5BEE06" w14:textId="01C09CC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50267BDD" w14:textId="77777777" w:rsidR="00B8048D" w:rsidRPr="00512F16" w:rsidRDefault="00B8048D" w:rsidP="00271BC6">
            <w:pPr>
              <w:jc w:val="center"/>
              <w:rPr>
                <w:rFonts w:ascii="Times New Roman" w:hAnsi="Times New Roman" w:cs="Times New Roman"/>
                <w:sz w:val="24"/>
                <w:szCs w:val="24"/>
              </w:rPr>
            </w:pPr>
          </w:p>
        </w:tc>
      </w:tr>
      <w:tr w:rsidR="00B8048D" w:rsidRPr="00512F16" w14:paraId="0F6E8FF5" w14:textId="567E261A" w:rsidTr="4D92F19A">
        <w:tc>
          <w:tcPr>
            <w:tcW w:w="2155" w:type="dxa"/>
            <w:vMerge/>
            <w:vAlign w:val="center"/>
          </w:tcPr>
          <w:p w14:paraId="01E01EF0"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0E0F99CF" w14:textId="57313BA8"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Hoàng Vũ Nhật Trường</w:t>
            </w:r>
          </w:p>
        </w:tc>
        <w:tc>
          <w:tcPr>
            <w:tcW w:w="1080" w:type="dxa"/>
            <w:vMerge/>
            <w:vAlign w:val="center"/>
          </w:tcPr>
          <w:p w14:paraId="078C4BA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2C3F3204" w14:textId="3451823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4088912E" w14:textId="77777777" w:rsidR="00B8048D" w:rsidRPr="00512F16" w:rsidRDefault="00B8048D" w:rsidP="00271BC6">
            <w:pPr>
              <w:jc w:val="center"/>
              <w:rPr>
                <w:rFonts w:ascii="Times New Roman" w:hAnsi="Times New Roman" w:cs="Times New Roman"/>
                <w:sz w:val="24"/>
                <w:szCs w:val="24"/>
              </w:rPr>
            </w:pPr>
          </w:p>
        </w:tc>
      </w:tr>
      <w:tr w:rsidR="00B8048D" w:rsidRPr="00512F16" w14:paraId="7F26222A" w14:textId="51E45092" w:rsidTr="4D92F19A">
        <w:tc>
          <w:tcPr>
            <w:tcW w:w="2155" w:type="dxa"/>
            <w:vMerge/>
            <w:vAlign w:val="center"/>
          </w:tcPr>
          <w:p w14:paraId="1F956EF1"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42CDCB39" w14:textId="6693DB4F" w:rsidR="00B8048D"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vAlign w:val="center"/>
          </w:tcPr>
          <w:p w14:paraId="6BFA21F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75F6263E" w14:textId="2943515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3EF3C57C" w14:textId="77777777" w:rsidR="00B8048D" w:rsidRPr="00512F16" w:rsidRDefault="00B8048D" w:rsidP="00271BC6">
            <w:pPr>
              <w:jc w:val="center"/>
              <w:rPr>
                <w:rFonts w:ascii="Times New Roman" w:hAnsi="Times New Roman" w:cs="Times New Roman"/>
                <w:sz w:val="24"/>
                <w:szCs w:val="24"/>
              </w:rPr>
            </w:pPr>
          </w:p>
        </w:tc>
      </w:tr>
      <w:tr w:rsidR="00B8048D" w:rsidRPr="00512F16" w14:paraId="30BDF0E0" w14:textId="5D6C6B65" w:rsidTr="4D92F19A">
        <w:tc>
          <w:tcPr>
            <w:tcW w:w="2155" w:type="dxa"/>
            <w:vMerge/>
            <w:vAlign w:val="center"/>
          </w:tcPr>
          <w:p w14:paraId="74F99905"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26704715" w14:textId="63D99530"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ign w:val="center"/>
          </w:tcPr>
          <w:p w14:paraId="3C63CA9E"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B60EF01" w14:textId="2EDFEEA8"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2360E4D3" w14:textId="77777777" w:rsidR="00B8048D" w:rsidRPr="00512F16" w:rsidRDefault="00B8048D" w:rsidP="00271BC6">
            <w:pPr>
              <w:jc w:val="center"/>
              <w:rPr>
                <w:rFonts w:ascii="Times New Roman" w:hAnsi="Times New Roman" w:cs="Times New Roman"/>
                <w:sz w:val="24"/>
                <w:szCs w:val="24"/>
              </w:rPr>
            </w:pPr>
          </w:p>
        </w:tc>
      </w:tr>
      <w:tr w:rsidR="003544EE" w:rsidRPr="00512F16" w14:paraId="54F4D431" w14:textId="77777777" w:rsidTr="4D92F19A">
        <w:tc>
          <w:tcPr>
            <w:tcW w:w="9350" w:type="dxa"/>
            <w:gridSpan w:val="5"/>
            <w:vAlign w:val="center"/>
          </w:tcPr>
          <w:p w14:paraId="4E4555AE" w14:textId="77777777" w:rsidR="003544EE" w:rsidRPr="00512F16" w:rsidRDefault="003544EE" w:rsidP="00271BC6">
            <w:pPr>
              <w:jc w:val="center"/>
              <w:rPr>
                <w:rFonts w:ascii="Times New Roman" w:hAnsi="Times New Roman" w:cs="Times New Roman"/>
                <w:sz w:val="24"/>
                <w:szCs w:val="24"/>
              </w:rPr>
            </w:pPr>
          </w:p>
        </w:tc>
      </w:tr>
      <w:tr w:rsidR="00154E6B" w:rsidRPr="00512F16" w14:paraId="272F8344" w14:textId="1CA29E67" w:rsidTr="4D92F19A">
        <w:tc>
          <w:tcPr>
            <w:tcW w:w="2155" w:type="dxa"/>
            <w:vMerge w:val="restart"/>
            <w:vAlign w:val="center"/>
          </w:tcPr>
          <w:p w14:paraId="01CE905B" w14:textId="11320C82"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Data Preprocessing</w:t>
            </w:r>
          </w:p>
        </w:tc>
        <w:tc>
          <w:tcPr>
            <w:tcW w:w="2790" w:type="dxa"/>
            <w:vAlign w:val="center"/>
          </w:tcPr>
          <w:p w14:paraId="6C849167" w14:textId="3C1742D0"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restart"/>
            <w:shd w:val="clear" w:color="auto" w:fill="47D459" w:themeFill="accent3" w:themeFillTint="99"/>
            <w:vAlign w:val="center"/>
          </w:tcPr>
          <w:p w14:paraId="34CB0BEA" w14:textId="26FA48B4" w:rsidR="00154E6B" w:rsidRPr="00512F16" w:rsidRDefault="00A87E3A"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6C94E559" w14:textId="65B7E118"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9</w:t>
            </w:r>
            <w:r w:rsidR="00372CC2" w:rsidRPr="00512F16">
              <w:rPr>
                <w:rFonts w:ascii="Times New Roman" w:hAnsi="Times New Roman" w:cs="Times New Roman"/>
                <w:sz w:val="24"/>
                <w:szCs w:val="24"/>
              </w:rPr>
              <w:t>5</w:t>
            </w:r>
            <w:r w:rsidRPr="00512F16">
              <w:rPr>
                <w:rFonts w:ascii="Times New Roman" w:hAnsi="Times New Roman" w:cs="Times New Roman"/>
                <w:sz w:val="24"/>
                <w:szCs w:val="24"/>
              </w:rPr>
              <w:t>%</w:t>
            </w:r>
          </w:p>
        </w:tc>
        <w:tc>
          <w:tcPr>
            <w:tcW w:w="2155" w:type="dxa"/>
            <w:vAlign w:val="center"/>
          </w:tcPr>
          <w:p w14:paraId="25A3927D" w14:textId="77777777" w:rsidR="00154E6B" w:rsidRPr="00512F16" w:rsidRDefault="00154E6B" w:rsidP="00271BC6">
            <w:pPr>
              <w:jc w:val="center"/>
              <w:rPr>
                <w:rFonts w:ascii="Times New Roman" w:hAnsi="Times New Roman" w:cs="Times New Roman"/>
                <w:sz w:val="24"/>
                <w:szCs w:val="24"/>
              </w:rPr>
            </w:pPr>
          </w:p>
        </w:tc>
      </w:tr>
      <w:tr w:rsidR="00154E6B" w:rsidRPr="00512F16" w14:paraId="6282B3DA" w14:textId="0C38EA08" w:rsidTr="4D92F19A">
        <w:tc>
          <w:tcPr>
            <w:tcW w:w="2155" w:type="dxa"/>
            <w:vMerge/>
            <w:vAlign w:val="center"/>
          </w:tcPr>
          <w:p w14:paraId="64CB8BF6" w14:textId="77777777" w:rsidR="00154E6B" w:rsidRPr="00512F16" w:rsidRDefault="00154E6B" w:rsidP="00271BC6">
            <w:pPr>
              <w:jc w:val="center"/>
              <w:rPr>
                <w:rFonts w:ascii="Times New Roman" w:hAnsi="Times New Roman" w:cs="Times New Roman"/>
                <w:sz w:val="24"/>
                <w:szCs w:val="24"/>
              </w:rPr>
            </w:pPr>
          </w:p>
        </w:tc>
        <w:tc>
          <w:tcPr>
            <w:tcW w:w="2790" w:type="dxa"/>
            <w:vAlign w:val="center"/>
          </w:tcPr>
          <w:p w14:paraId="6FC54869" w14:textId="29F37484"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ign w:val="center"/>
          </w:tcPr>
          <w:p w14:paraId="7E77E17F" w14:textId="77777777" w:rsidR="00154E6B" w:rsidRPr="00512F16" w:rsidRDefault="00154E6B" w:rsidP="00271BC6">
            <w:pPr>
              <w:jc w:val="center"/>
              <w:rPr>
                <w:rFonts w:ascii="Times New Roman" w:hAnsi="Times New Roman" w:cs="Times New Roman"/>
                <w:sz w:val="24"/>
                <w:szCs w:val="24"/>
              </w:rPr>
            </w:pPr>
          </w:p>
        </w:tc>
        <w:tc>
          <w:tcPr>
            <w:tcW w:w="1170" w:type="dxa"/>
            <w:vAlign w:val="center"/>
          </w:tcPr>
          <w:p w14:paraId="5812C0FE" w14:textId="3A369E07" w:rsidR="00154E6B"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5</w:t>
            </w:r>
            <w:r w:rsidR="00154E6B" w:rsidRPr="00512F16">
              <w:rPr>
                <w:rFonts w:ascii="Times New Roman" w:hAnsi="Times New Roman" w:cs="Times New Roman"/>
                <w:sz w:val="24"/>
                <w:szCs w:val="24"/>
              </w:rPr>
              <w:t>%</w:t>
            </w:r>
          </w:p>
        </w:tc>
        <w:tc>
          <w:tcPr>
            <w:tcW w:w="2155" w:type="dxa"/>
          </w:tcPr>
          <w:p w14:paraId="7E76E3E2" w14:textId="2DB93787" w:rsidR="00154E6B" w:rsidRPr="00512F16" w:rsidRDefault="00154E6B" w:rsidP="00154E6B">
            <w:pPr>
              <w:rPr>
                <w:rFonts w:ascii="Times New Roman" w:hAnsi="Times New Roman" w:cs="Times New Roman"/>
                <w:sz w:val="24"/>
                <w:szCs w:val="24"/>
              </w:rPr>
            </w:pPr>
            <w:r w:rsidRPr="00512F16">
              <w:rPr>
                <w:rFonts w:ascii="Times New Roman" w:hAnsi="Times New Roman" w:cs="Times New Roman"/>
                <w:sz w:val="24"/>
                <w:szCs w:val="24"/>
              </w:rPr>
              <w:t>Thảo luận cách làm</w:t>
            </w:r>
          </w:p>
        </w:tc>
      </w:tr>
      <w:tr w:rsidR="003544EE" w:rsidRPr="00512F16" w14:paraId="47C29C8F" w14:textId="77777777" w:rsidTr="4D92F19A">
        <w:tc>
          <w:tcPr>
            <w:tcW w:w="9350" w:type="dxa"/>
            <w:gridSpan w:val="5"/>
            <w:vAlign w:val="center"/>
          </w:tcPr>
          <w:p w14:paraId="262DD7F5" w14:textId="77777777" w:rsidR="003544EE" w:rsidRPr="00512F16" w:rsidRDefault="003544EE" w:rsidP="00154E6B">
            <w:pPr>
              <w:rPr>
                <w:rFonts w:ascii="Times New Roman" w:hAnsi="Times New Roman" w:cs="Times New Roman"/>
                <w:sz w:val="24"/>
                <w:szCs w:val="24"/>
              </w:rPr>
            </w:pPr>
          </w:p>
        </w:tc>
      </w:tr>
      <w:tr w:rsidR="00372CC2" w:rsidRPr="00512F16" w14:paraId="67D987CB" w14:textId="77777777" w:rsidTr="00A32163">
        <w:tc>
          <w:tcPr>
            <w:tcW w:w="2155" w:type="dxa"/>
            <w:vMerge w:val="restart"/>
            <w:vAlign w:val="center"/>
          </w:tcPr>
          <w:p w14:paraId="12BDA1AD" w14:textId="34C0F7B6"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Exploration</w:t>
            </w:r>
          </w:p>
        </w:tc>
        <w:tc>
          <w:tcPr>
            <w:tcW w:w="2790" w:type="dxa"/>
            <w:vAlign w:val="center"/>
          </w:tcPr>
          <w:p w14:paraId="0FF01921" w14:textId="2FA0EBD9" w:rsidR="00372CC2" w:rsidRPr="00512F16" w:rsidRDefault="00372CC2" w:rsidP="00154E6B">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restart"/>
            <w:shd w:val="clear" w:color="auto" w:fill="47D459" w:themeFill="accent3" w:themeFillTint="99"/>
            <w:vAlign w:val="center"/>
          </w:tcPr>
          <w:p w14:paraId="0900D212" w14:textId="715FE3EE" w:rsidR="00372CC2" w:rsidRPr="00512F16" w:rsidRDefault="00A32163"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7F87B029" w14:textId="3C46F6AF"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restart"/>
            <w:vAlign w:val="center"/>
          </w:tcPr>
          <w:p w14:paraId="137E1ADF" w14:textId="7A248C62" w:rsidR="00372CC2" w:rsidRPr="00512F16" w:rsidRDefault="00372CC2" w:rsidP="00372CC2">
            <w:pPr>
              <w:jc w:val="center"/>
              <w:rPr>
                <w:rFonts w:ascii="Times New Roman" w:hAnsi="Times New Roman" w:cs="Times New Roman"/>
                <w:sz w:val="24"/>
                <w:szCs w:val="24"/>
              </w:rPr>
            </w:pPr>
          </w:p>
        </w:tc>
      </w:tr>
      <w:tr w:rsidR="00372CC2" w:rsidRPr="00512F16" w14:paraId="59DC0C80" w14:textId="77777777" w:rsidTr="00A32163">
        <w:tc>
          <w:tcPr>
            <w:tcW w:w="2155" w:type="dxa"/>
            <w:vMerge/>
            <w:vAlign w:val="center"/>
          </w:tcPr>
          <w:p w14:paraId="7D01A2AF"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42CAFF65" w14:textId="04EB4A2D" w:rsidR="00372CC2"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shd w:val="clear" w:color="auto" w:fill="47D459" w:themeFill="accent3" w:themeFillTint="99"/>
            <w:vAlign w:val="center"/>
          </w:tcPr>
          <w:p w14:paraId="00B4AE38"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E8C5CBB" w14:textId="13FA087E"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ign w:val="center"/>
          </w:tcPr>
          <w:p w14:paraId="59CE493A" w14:textId="7BA58C3C" w:rsidR="00372CC2" w:rsidRPr="00512F16" w:rsidRDefault="00372CC2" w:rsidP="00271BC6">
            <w:pPr>
              <w:jc w:val="center"/>
              <w:rPr>
                <w:rFonts w:ascii="Times New Roman" w:hAnsi="Times New Roman" w:cs="Times New Roman"/>
                <w:sz w:val="24"/>
                <w:szCs w:val="24"/>
              </w:rPr>
            </w:pPr>
          </w:p>
        </w:tc>
      </w:tr>
      <w:tr w:rsidR="003544EE" w:rsidRPr="00512F16" w14:paraId="300940FB" w14:textId="77777777" w:rsidTr="4D92F19A">
        <w:tc>
          <w:tcPr>
            <w:tcW w:w="9350" w:type="dxa"/>
            <w:gridSpan w:val="5"/>
            <w:vAlign w:val="center"/>
          </w:tcPr>
          <w:p w14:paraId="10949AF4" w14:textId="77777777" w:rsidR="003544EE" w:rsidRPr="00512F16" w:rsidRDefault="003544EE" w:rsidP="00271BC6">
            <w:pPr>
              <w:jc w:val="center"/>
              <w:rPr>
                <w:rFonts w:ascii="Times New Roman" w:hAnsi="Times New Roman" w:cs="Times New Roman"/>
                <w:sz w:val="24"/>
                <w:szCs w:val="24"/>
              </w:rPr>
            </w:pPr>
          </w:p>
        </w:tc>
      </w:tr>
      <w:tr w:rsidR="00372CC2" w:rsidRPr="00512F16" w14:paraId="1E4DD6E5" w14:textId="77777777" w:rsidTr="00A32163">
        <w:tc>
          <w:tcPr>
            <w:tcW w:w="2155" w:type="dxa"/>
            <w:vMerge w:val="restart"/>
            <w:vAlign w:val="center"/>
          </w:tcPr>
          <w:p w14:paraId="2AEA7D64" w14:textId="5B0A9D1C"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Modeling</w:t>
            </w:r>
            <w:r w:rsidR="00CF7EDB" w:rsidRPr="00512F16">
              <w:rPr>
                <w:rFonts w:ascii="Times New Roman" w:hAnsi="Times New Roman" w:cs="Times New Roman"/>
                <w:sz w:val="24"/>
                <w:szCs w:val="24"/>
              </w:rPr>
              <w:t xml:space="preserve"> &amp; Evaluation</w:t>
            </w:r>
          </w:p>
        </w:tc>
        <w:tc>
          <w:tcPr>
            <w:tcW w:w="2790" w:type="dxa"/>
            <w:vAlign w:val="center"/>
          </w:tcPr>
          <w:p w14:paraId="00D93056" w14:textId="50B7896F"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Hoàng Vũ Nhật Trường</w:t>
            </w:r>
          </w:p>
        </w:tc>
        <w:tc>
          <w:tcPr>
            <w:tcW w:w="1080" w:type="dxa"/>
            <w:vMerge w:val="restart"/>
            <w:shd w:val="clear" w:color="auto" w:fill="47D459" w:themeFill="accent3" w:themeFillTint="99"/>
            <w:vAlign w:val="center"/>
          </w:tcPr>
          <w:p w14:paraId="271FFFE7" w14:textId="3D360EAA"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66.66</w:t>
            </w:r>
            <w:r w:rsidR="00372CC2" w:rsidRPr="00512F16">
              <w:rPr>
                <w:rFonts w:ascii="Times New Roman" w:hAnsi="Times New Roman" w:cs="Times New Roman"/>
                <w:sz w:val="24"/>
                <w:szCs w:val="24"/>
              </w:rPr>
              <w:t>%</w:t>
            </w:r>
          </w:p>
        </w:tc>
        <w:tc>
          <w:tcPr>
            <w:tcW w:w="1170" w:type="dxa"/>
            <w:vAlign w:val="center"/>
          </w:tcPr>
          <w:p w14:paraId="11A8FE4A" w14:textId="0D38DCFD"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1B3012CC" w14:textId="54195F3A"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Context Machine + Model 01</w:t>
            </w:r>
          </w:p>
        </w:tc>
      </w:tr>
      <w:tr w:rsidR="00372CC2" w:rsidRPr="00512F16" w14:paraId="15F11EDA" w14:textId="77777777" w:rsidTr="00A32163">
        <w:tc>
          <w:tcPr>
            <w:tcW w:w="2155" w:type="dxa"/>
            <w:vMerge/>
            <w:vAlign w:val="center"/>
          </w:tcPr>
          <w:p w14:paraId="64482802"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3F33C100" w14:textId="0F549E91"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shd w:val="clear" w:color="auto" w:fill="47D459" w:themeFill="accent3" w:themeFillTint="99"/>
            <w:vAlign w:val="center"/>
          </w:tcPr>
          <w:p w14:paraId="3F7FE289"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8226AD4" w14:textId="7825F817"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4B68FE50" w14:textId="66FF3573"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Model 02 + 03</w:t>
            </w:r>
          </w:p>
        </w:tc>
      </w:tr>
    </w:tbl>
    <w:p w14:paraId="03E13680" w14:textId="77777777" w:rsidR="00271BC6" w:rsidRPr="00512F16" w:rsidRDefault="00271BC6" w:rsidP="00271BC6">
      <w:pPr>
        <w:rPr>
          <w:rFonts w:ascii="Times New Roman" w:hAnsi="Times New Roman" w:cs="Times New Roman"/>
          <w:b/>
          <w:bCs/>
          <w:sz w:val="28"/>
          <w:szCs w:val="28"/>
        </w:rPr>
      </w:pPr>
    </w:p>
    <w:p w14:paraId="77395AA4" w14:textId="24B1F6E2" w:rsidR="009362F7" w:rsidRPr="00512F16" w:rsidRDefault="008032B7" w:rsidP="008F7F61">
      <w:pPr>
        <w:rPr>
          <w:rFonts w:ascii="Times New Roman" w:hAnsi="Times New Roman" w:cs="Times New Roman"/>
          <w:sz w:val="28"/>
          <w:szCs w:val="28"/>
        </w:rPr>
      </w:pPr>
      <w:r w:rsidRPr="00512F16">
        <w:rPr>
          <w:rFonts w:ascii="Times New Roman" w:hAnsi="Times New Roman" w:cs="Times New Roman"/>
          <w:sz w:val="28"/>
          <w:szCs w:val="28"/>
        </w:rPr>
        <w:tab/>
      </w:r>
    </w:p>
    <w:p w14:paraId="4CD3B3D6" w14:textId="0BF71B4A" w:rsidR="0043616D" w:rsidRPr="00512F16" w:rsidRDefault="0043616D" w:rsidP="00611AA0">
      <w:pPr>
        <w:pStyle w:val="ListParagraph"/>
        <w:numPr>
          <w:ilvl w:val="0"/>
          <w:numId w:val="4"/>
        </w:num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6B8657DC" w14:textId="77777777" w:rsidR="00842F47" w:rsidRPr="00512F16" w:rsidRDefault="00842F47" w:rsidP="00960871">
      <w:pPr>
        <w:tabs>
          <w:tab w:val="left" w:pos="1820"/>
        </w:tabs>
      </w:pPr>
    </w:p>
    <w:p w14:paraId="60344AAE" w14:textId="4CB1C420" w:rsidR="007D1BD9" w:rsidRPr="00512F16" w:rsidRDefault="004E04A5" w:rsidP="007D1BD9">
      <w:pPr>
        <w:pStyle w:val="Heading1"/>
        <w:rPr>
          <w:rFonts w:ascii="Times New Roman" w:hAnsi="Times New Roman" w:cs="Times New Roman"/>
          <w:b/>
          <w:bCs/>
          <w:color w:val="000000" w:themeColor="text1"/>
        </w:rPr>
      </w:pPr>
      <w:bookmarkStart w:id="3" w:name="_Toc183263793"/>
      <w:r w:rsidRPr="00512F16">
        <w:rPr>
          <w:rFonts w:ascii="Times New Roman" w:hAnsi="Times New Roman" w:cs="Times New Roman"/>
          <w:b/>
          <w:bCs/>
          <w:color w:val="000000" w:themeColor="text1"/>
        </w:rPr>
        <w:t>Section</w:t>
      </w:r>
      <w:r w:rsidR="007D1BD9"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1</w:t>
      </w:r>
      <w:r w:rsidR="007D1BD9"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sz w:val="36"/>
          <w:szCs w:val="36"/>
        </w:rPr>
        <w:t>Data Collection.</w:t>
      </w:r>
      <w:bookmarkEnd w:id="3"/>
    </w:p>
    <w:p w14:paraId="5121E2FB" w14:textId="56A1163D" w:rsidR="007D1BD9" w:rsidRPr="00512F16" w:rsidRDefault="007D1BD9" w:rsidP="007D1BD9">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1" behindDoc="0" locked="0" layoutInCell="1" allowOverlap="1" wp14:anchorId="1C0D94FF" wp14:editId="6286171C">
            <wp:simplePos x="0" y="0"/>
            <wp:positionH relativeFrom="margin">
              <wp:align>center</wp:align>
            </wp:positionH>
            <wp:positionV relativeFrom="paragraph">
              <wp:posOffset>668366</wp:posOffset>
            </wp:positionV>
            <wp:extent cx="5937885" cy="5937885"/>
            <wp:effectExtent l="0" t="0" r="5715" b="5715"/>
            <wp:wrapSquare wrapText="bothSides"/>
            <wp:docPr id="535901196"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1961FCDE" w14:textId="77777777" w:rsidR="00E04537" w:rsidRPr="00512F16" w:rsidRDefault="007D1BD9" w:rsidP="00611AA0">
      <w:pPr>
        <w:pStyle w:val="ListParagraph"/>
        <w:numPr>
          <w:ilvl w:val="0"/>
          <w:numId w:val="5"/>
        </w:numPr>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4" w:name="_Toc183263794"/>
      <w:r w:rsidR="00E04537" w:rsidRPr="00512F16">
        <w:rPr>
          <w:rFonts w:ascii="Times New Roman" w:hAnsi="Times New Roman" w:cs="Times New Roman"/>
          <w:b/>
          <w:bCs/>
          <w:sz w:val="28"/>
          <w:szCs w:val="28"/>
        </w:rPr>
        <w:lastRenderedPageBreak/>
        <w:t>Các trường dữ liệu cần cào:</w:t>
      </w:r>
      <w:bookmarkEnd w:id="4"/>
    </w:p>
    <w:p w14:paraId="0082CC83" w14:textId="77777777" w:rsidR="00E0453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bài viết:</w:t>
      </w:r>
    </w:p>
    <w:p w14:paraId="2E2A7E7A" w14:textId="77777777" w:rsidR="00B9376B" w:rsidRPr="00512F16" w:rsidRDefault="002E5C2B" w:rsidP="002E5C2B">
      <w:pPr>
        <w:pStyle w:val="ListParagrap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00B2CD3" w14:textId="58EFAA6E" w:rsidR="002E5C2B" w:rsidRPr="00512F16" w:rsidRDefault="00B9376B"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Đổi Vị Với Phở Gà Trộn Lạ Miệng, Thơm Ngon Ăn Mãi Mà Không Thấy Ngán</w:t>
      </w:r>
    </w:p>
    <w:p w14:paraId="3DF9A9B6" w14:textId="21A65E9A" w:rsidR="00B9376B"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Mì Ý Thịt Viên Sốt Cà Chua Nữ Hoàng Của Nền Ẩm Thực Nước Ý.</w:t>
      </w:r>
    </w:p>
    <w:p w14:paraId="28869014" w14:textId="53B6FEB3" w:rsidR="00F26120"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Khoai Tây Tẩm Gia Vị Nướng Kiểu Âu</w:t>
      </w:r>
      <w:r w:rsidR="00C77D54" w:rsidRPr="00512F16">
        <w:rPr>
          <w:rFonts w:ascii="Times New Roman" w:hAnsi="Times New Roman" w:cs="Times New Roman"/>
          <w:sz w:val="24"/>
          <w:szCs w:val="24"/>
        </w:rPr>
        <w:t>.</w:t>
      </w:r>
    </w:p>
    <w:p w14:paraId="0538A544" w14:textId="77777777" w:rsidR="00401ED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của các nguyên liệu của món ăn đó:</w:t>
      </w:r>
    </w:p>
    <w:p w14:paraId="4015304B" w14:textId="77777777" w:rsidR="00401ED7" w:rsidRPr="00512F16" w:rsidRDefault="00401ED7" w:rsidP="00401ED7">
      <w:pPr>
        <w:pStyle w:val="ListParagrap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4655706"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Ingredients:</w:t>
      </w:r>
    </w:p>
    <w:p w14:paraId="4EC86A14"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½ con gà ta</w:t>
      </w:r>
    </w:p>
    <w:p w14:paraId="799A667E"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1 miếng gừng nhỏ (nạo vỏ, đập dập)</w:t>
      </w:r>
    </w:p>
    <w:p w14:paraId="335AD8D3"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250ml nước</w:t>
      </w:r>
    </w:p>
    <w:p w14:paraId="3F3CE39B"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1 tsb muối</w:t>
      </w:r>
    </w:p>
    <w:p w14:paraId="1DF479B1"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2 tbs xì dầu</w:t>
      </w:r>
    </w:p>
    <w:p w14:paraId="46ED409C"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2 tbs đường</w:t>
      </w:r>
    </w:p>
    <w:p w14:paraId="16D47B30"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1 tsp giấm tỏi</w:t>
      </w:r>
    </w:p>
    <w:p w14:paraId="7086A418"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1 củ hành tây</w:t>
      </w:r>
    </w:p>
    <w:p w14:paraId="78522DBE"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500g bánh phở tươi</w:t>
      </w:r>
    </w:p>
    <w:p w14:paraId="03B1CA23"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1 nắm giá</w:t>
      </w:r>
    </w:p>
    <w:p w14:paraId="56A45AC9"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Rau mùi, hành lá</w:t>
      </w:r>
    </w:p>
    <w:p w14:paraId="7A3BA217" w14:textId="77777777" w:rsidR="00401ED7"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Hành phi</w:t>
      </w:r>
    </w:p>
    <w:p w14:paraId="5974DE58" w14:textId="77777777" w:rsidR="00983F40" w:rsidRPr="00512F16"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b/>
          <w:bCs/>
          <w:sz w:val="28"/>
          <w:szCs w:val="28"/>
        </w:rPr>
      </w:pPr>
      <w:r w:rsidRPr="00512F16">
        <w:rPr>
          <w:rFonts w:ascii="Times New Roman" w:hAnsi="Times New Roman" w:cs="Times New Roman"/>
          <w:sz w:val="28"/>
          <w:szCs w:val="28"/>
        </w:rPr>
        <w:t>Lạc rang</w:t>
      </w:r>
      <w:r w:rsidRPr="00512F16">
        <w:rPr>
          <w:rFonts w:ascii="Times New Roman" w:hAnsi="Times New Roman" w:cs="Times New Roman"/>
          <w:b/>
          <w:bCs/>
          <w:sz w:val="28"/>
          <w:szCs w:val="28"/>
        </w:rPr>
        <w:t xml:space="preserve"> </w:t>
      </w:r>
    </w:p>
    <w:p w14:paraId="1FFC16D0" w14:textId="77777777" w:rsidR="00983F40" w:rsidRPr="00512F16" w:rsidRDefault="00983F40" w:rsidP="00983F40">
      <w:pPr>
        <w:pStyle w:val="ListParagraph"/>
        <w:rPr>
          <w:rFonts w:ascii="Times New Roman" w:hAnsi="Times New Roman" w:cs="Times New Roman"/>
          <w:sz w:val="28"/>
          <w:szCs w:val="28"/>
        </w:rPr>
      </w:pPr>
    </w:p>
    <w:p w14:paraId="54BC7838" w14:textId="6897BB5F" w:rsidR="00983F40" w:rsidRPr="00512F16"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Ingredients:</w:t>
      </w:r>
    </w:p>
    <w:p w14:paraId="5D5CE312" w14:textId="77777777" w:rsidR="00983F40" w:rsidRPr="00512F16"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6-8 củ khoai tây</w:t>
      </w:r>
    </w:p>
    <w:p w14:paraId="4F800480" w14:textId="77777777" w:rsidR="00983F40" w:rsidRPr="00512F16"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1 tbs dầu olive</w:t>
      </w:r>
    </w:p>
    <w:p w14:paraId="7D398FF8" w14:textId="77777777" w:rsidR="00983F40" w:rsidRPr="00512F16"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½ tsp muối</w:t>
      </w:r>
    </w:p>
    <w:p w14:paraId="24550565" w14:textId="77777777" w:rsidR="00983F40" w:rsidRPr="00512F16"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½ tsp tiêu xay</w:t>
      </w:r>
    </w:p>
    <w:p w14:paraId="6CBCC789" w14:textId="77777777" w:rsidR="00983F40" w:rsidRPr="00512F16"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½ bột ớt paprika</w:t>
      </w:r>
    </w:p>
    <w:p w14:paraId="213FB66D" w14:textId="77777777" w:rsidR="00983F40" w:rsidRPr="00512F16"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½ tsp bột tỏi</w:t>
      </w:r>
    </w:p>
    <w:p w14:paraId="779F69DE" w14:textId="24463D8E" w:rsidR="00983F40" w:rsidRPr="00512F16"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512F16">
        <w:rPr>
          <w:rFonts w:ascii="Times New Roman" w:hAnsi="Times New Roman" w:cs="Times New Roman"/>
          <w:sz w:val="28"/>
          <w:szCs w:val="28"/>
        </w:rPr>
        <w:t>Hương thảo tươi</w:t>
      </w:r>
    </w:p>
    <w:p w14:paraId="6539F82B" w14:textId="77777777" w:rsidR="00DA2020" w:rsidRPr="00512F16" w:rsidRDefault="00DA2020" w:rsidP="00DA2020">
      <w:pPr>
        <w:pStyle w:val="ListParagraph"/>
        <w:ind w:left="1080"/>
        <w:rPr>
          <w:rFonts w:ascii="Times New Roman" w:hAnsi="Times New Roman" w:cs="Times New Roman"/>
          <w:b/>
          <w:bCs/>
          <w:sz w:val="28"/>
          <w:szCs w:val="28"/>
        </w:rPr>
      </w:pPr>
    </w:p>
    <w:p w14:paraId="26CC831C" w14:textId="148C4B85" w:rsidR="00576F2E" w:rsidRPr="00512F16" w:rsidRDefault="00576F2E" w:rsidP="00611AA0">
      <w:pPr>
        <w:pStyle w:val="ListParagraph"/>
        <w:numPr>
          <w:ilvl w:val="0"/>
          <w:numId w:val="5"/>
        </w:numPr>
        <w:outlineLvl w:val="1"/>
        <w:rPr>
          <w:rFonts w:ascii="Times New Roman" w:hAnsi="Times New Roman" w:cs="Times New Roman"/>
          <w:b/>
          <w:bCs/>
          <w:sz w:val="28"/>
          <w:szCs w:val="28"/>
        </w:rPr>
      </w:pPr>
      <w:bookmarkStart w:id="5" w:name="_Toc183263795"/>
      <w:r w:rsidRPr="00512F16">
        <w:rPr>
          <w:rFonts w:ascii="Times New Roman" w:hAnsi="Times New Roman" w:cs="Times New Roman"/>
          <w:b/>
          <w:bCs/>
          <w:sz w:val="28"/>
          <w:szCs w:val="28"/>
        </w:rPr>
        <w:lastRenderedPageBreak/>
        <w:t>Định dạng của dữ liệu sau khi cào về:</w:t>
      </w:r>
      <w:bookmarkEnd w:id="5"/>
    </w:p>
    <w:p w14:paraId="542FCCC6" w14:textId="77777777" w:rsidR="00576F2E" w:rsidRPr="00512F16" w:rsidRDefault="00576F2E" w:rsidP="00576F2E">
      <w:pPr>
        <w:ind w:left="360"/>
        <w:rPr>
          <w:rFonts w:ascii="Times New Roman" w:hAnsi="Times New Roman" w:cs="Times New Roman"/>
          <w:sz w:val="24"/>
          <w:szCs w:val="24"/>
        </w:rPr>
      </w:pPr>
      <w:r w:rsidRPr="00512F16">
        <w:rPr>
          <w:rFonts w:ascii="Times New Roman" w:hAnsi="Times New Roman" w:cs="Times New Roman"/>
          <w:sz w:val="24"/>
          <w:szCs w:val="24"/>
        </w:rPr>
        <w:t>Các món ăn hay bài viết khác nhau sẽ được phân tách với nhau bởi một dòng:</w:t>
      </w:r>
    </w:p>
    <w:p w14:paraId="1C50AF74" w14:textId="3CB075D4" w:rsidR="006952C7" w:rsidRPr="00512F16" w:rsidRDefault="000B5B1A" w:rsidP="00F25C08">
      <w:pPr>
        <w:ind w:left="360"/>
        <w:jc w:val="center"/>
        <w:rPr>
          <w:rFonts w:ascii="Times New Roman" w:hAnsi="Times New Roman" w:cs="Times New Roman"/>
          <w:sz w:val="24"/>
          <w:szCs w:val="24"/>
        </w:rPr>
      </w:pPr>
      <w:r w:rsidRPr="00512F16">
        <w:rPr>
          <w:rFonts w:ascii="Times New Roman" w:hAnsi="Times New Roman" w:cs="Times New Roman"/>
          <w:sz w:val="24"/>
          <w:szCs w:val="24"/>
        </w:rPr>
        <w:t>‘--------------------------------------------------‘</w:t>
      </w:r>
    </w:p>
    <w:p w14:paraId="44AE4274" w14:textId="57A05890" w:rsidR="006952C7" w:rsidRPr="00512F16" w:rsidRDefault="006952C7" w:rsidP="00576F2E">
      <w:pPr>
        <w:ind w:left="360"/>
        <w:rPr>
          <w:rFonts w:ascii="Times New Roman" w:hAnsi="Times New Roman" w:cs="Times New Roman"/>
          <w:b/>
          <w:bCs/>
          <w:sz w:val="24"/>
          <w:szCs w:val="24"/>
        </w:rPr>
      </w:pPr>
      <w:r w:rsidRPr="00512F16">
        <w:rPr>
          <w:rFonts w:ascii="Times New Roman" w:hAnsi="Times New Roman" w:cs="Times New Roman"/>
          <w:b/>
          <w:bCs/>
          <w:sz w:val="24"/>
          <w:szCs w:val="24"/>
        </w:rPr>
        <w:t>Ảnh minh họa:</w:t>
      </w:r>
    </w:p>
    <w:p w14:paraId="20B88E26" w14:textId="77777777" w:rsidR="00773848" w:rsidRPr="00512F16" w:rsidRDefault="00F25C08" w:rsidP="00773848">
      <w:pPr>
        <w:keepNext/>
        <w:ind w:left="360"/>
        <w:jc w:val="center"/>
      </w:pPr>
      <w:r w:rsidRPr="00512F16">
        <w:rPr>
          <w:rFonts w:ascii="Times New Roman" w:hAnsi="Times New Roman" w:cs="Times New Roman"/>
          <w:b/>
          <w:bCs/>
          <w:sz w:val="28"/>
          <w:szCs w:val="28"/>
        </w:rPr>
        <w:drawing>
          <wp:inline distT="0" distB="0" distL="0" distR="0" wp14:anchorId="3E010218" wp14:editId="4568E4DC">
            <wp:extent cx="4333165" cy="6532256"/>
            <wp:effectExtent l="0" t="0" r="0" b="1905"/>
            <wp:docPr id="744528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28086" name="Picture 1" descr="A screenshot of a computer program&#10;&#10;Description automatically generated"/>
                    <pic:cNvPicPr/>
                  </pic:nvPicPr>
                  <pic:blipFill>
                    <a:blip r:embed="rId15"/>
                    <a:stretch>
                      <a:fillRect/>
                    </a:stretch>
                  </pic:blipFill>
                  <pic:spPr>
                    <a:xfrm>
                      <a:off x="0" y="0"/>
                      <a:ext cx="4345809" cy="6551316"/>
                    </a:xfrm>
                    <a:prstGeom prst="rect">
                      <a:avLst/>
                    </a:prstGeom>
                  </pic:spPr>
                </pic:pic>
              </a:graphicData>
            </a:graphic>
          </wp:inline>
        </w:drawing>
      </w:r>
    </w:p>
    <w:p w14:paraId="6AE7DF44" w14:textId="1E1EAAF6" w:rsidR="006952C7" w:rsidRPr="00512F16" w:rsidRDefault="00773848" w:rsidP="00773848">
      <w:pPr>
        <w:pStyle w:val="Caption"/>
        <w:jc w:val="center"/>
        <w:rPr>
          <w:rFonts w:ascii="Times New Roman" w:hAnsi="Times New Roman" w:cs="Times New Roman"/>
          <w:b w:val="0"/>
          <w:bCs w:val="0"/>
          <w:sz w:val="28"/>
          <w:szCs w:val="28"/>
        </w:rPr>
      </w:pPr>
      <w:r w:rsidRPr="00512F16">
        <w:t xml:space="preserve">Figure </w:t>
      </w:r>
      <w:r w:rsidRPr="00512F16">
        <w:fldChar w:fldCharType="begin"/>
      </w:r>
      <w:r w:rsidRPr="00512F16">
        <w:instrText>SEQ Figure \* ARABIC</w:instrText>
      </w:r>
      <w:r w:rsidRPr="00512F16">
        <w:fldChar w:fldCharType="separate"/>
      </w:r>
      <w:r w:rsidR="00791C7F" w:rsidRPr="00512F16">
        <w:t>1</w:t>
      </w:r>
      <w:r w:rsidRPr="00512F16">
        <w:fldChar w:fldCharType="end"/>
      </w:r>
      <w:r w:rsidRPr="00512F16">
        <w:t>. Ảnh minh họa cho tập dữ liệu sau khi cào.</w:t>
      </w:r>
    </w:p>
    <w:p w14:paraId="461C5198" w14:textId="49553125" w:rsidR="006952C7" w:rsidRPr="00512F16" w:rsidRDefault="004C2FB0" w:rsidP="00611AA0">
      <w:pPr>
        <w:pStyle w:val="ListParagraph"/>
        <w:numPr>
          <w:ilvl w:val="0"/>
          <w:numId w:val="5"/>
        </w:numPr>
        <w:outlineLvl w:val="1"/>
        <w:rPr>
          <w:rFonts w:ascii="Times New Roman" w:hAnsi="Times New Roman" w:cs="Times New Roman"/>
          <w:b/>
          <w:bCs/>
          <w:sz w:val="28"/>
          <w:szCs w:val="28"/>
        </w:rPr>
      </w:pPr>
      <w:bookmarkStart w:id="6" w:name="_Toc183263796"/>
      <w:r w:rsidRPr="00512F16">
        <w:rPr>
          <w:rFonts w:ascii="Times New Roman" w:hAnsi="Times New Roman" w:cs="Times New Roman"/>
          <w:b/>
          <w:bCs/>
          <w:sz w:val="28"/>
          <w:szCs w:val="28"/>
        </w:rPr>
        <w:lastRenderedPageBreak/>
        <w:t>Quá trình thực hiện:</w:t>
      </w:r>
      <w:bookmarkEnd w:id="6"/>
    </w:p>
    <w:p w14:paraId="3398688C" w14:textId="45D60E7E" w:rsidR="004C2FB0" w:rsidRPr="00512F16" w:rsidRDefault="00543465" w:rsidP="00611AA0">
      <w:pPr>
        <w:pStyle w:val="ListParagraph"/>
        <w:numPr>
          <w:ilvl w:val="0"/>
          <w:numId w:val="8"/>
        </w:numPr>
        <w:outlineLvl w:val="2"/>
        <w:rPr>
          <w:rFonts w:ascii="Times New Roman" w:hAnsi="Times New Roman" w:cs="Times New Roman"/>
          <w:b/>
          <w:bCs/>
          <w:sz w:val="24"/>
          <w:szCs w:val="24"/>
        </w:rPr>
      </w:pPr>
      <w:bookmarkStart w:id="7" w:name="_Toc183263797"/>
      <w:r w:rsidRPr="00512F16">
        <w:rPr>
          <w:rFonts w:ascii="Times New Roman" w:hAnsi="Times New Roman" w:cs="Times New Roman"/>
          <w:b/>
          <w:bCs/>
          <w:sz w:val="24"/>
          <w:szCs w:val="24"/>
        </w:rPr>
        <w:t>Kokotaru.com:</w:t>
      </w:r>
      <w:bookmarkEnd w:id="7"/>
    </w:p>
    <w:p w14:paraId="7B7DDE13" w14:textId="44E07C8D" w:rsidR="00543465" w:rsidRPr="00512F16" w:rsidRDefault="00543465" w:rsidP="00611AA0">
      <w:pPr>
        <w:pStyle w:val="ListParagraph"/>
        <w:numPr>
          <w:ilvl w:val="0"/>
          <w:numId w:val="9"/>
        </w:numPr>
        <w:rPr>
          <w:rFonts w:ascii="Times New Roman" w:hAnsi="Times New Roman" w:cs="Times New Roman"/>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Sử dụng tương tác cuộn chuột để load trang và load bài viết.</w:t>
      </w:r>
    </w:p>
    <w:p w14:paraId="50561C04" w14:textId="692CA81E" w:rsidR="00375BA9" w:rsidRPr="00512F16" w:rsidRDefault="00375BA9"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thực hiện cào dữ liệu từ Kokotaru:</w:t>
      </w:r>
    </w:p>
    <w:p w14:paraId="0A48B4C0" w14:textId="3D7D2415" w:rsidR="00543465"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Bước 1: Sử dụng selenium để giả lập trình duyệt chrome.</w:t>
      </w:r>
    </w:p>
    <w:p w14:paraId="5595402A" w14:textId="2FCDA226" w:rsidR="00375BA9"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 xml:space="preserve">Bước 2: </w:t>
      </w:r>
      <w:r w:rsidR="00C93095" w:rsidRPr="00512F16">
        <w:rPr>
          <w:rFonts w:ascii="Times New Roman" w:hAnsi="Times New Roman" w:cs="Times New Roman"/>
          <w:sz w:val="24"/>
          <w:szCs w:val="24"/>
        </w:rPr>
        <w:t>Sử dụng trình duyệt chrome với thao tác cuộn chuột qua tất cả các trang con của kokotaru.</w:t>
      </w:r>
    </w:p>
    <w:p w14:paraId="677E4907" w14:textId="00C53D82" w:rsidR="00C93095" w:rsidRPr="00512F16" w:rsidRDefault="00C93095" w:rsidP="00543465">
      <w:pPr>
        <w:rPr>
          <w:rFonts w:ascii="Times New Roman" w:hAnsi="Times New Roman" w:cs="Times New Roman"/>
          <w:sz w:val="24"/>
          <w:szCs w:val="24"/>
        </w:rPr>
      </w:pPr>
      <w:r w:rsidRPr="00512F16">
        <w:rPr>
          <w:rFonts w:ascii="Times New Roman" w:hAnsi="Times New Roman" w:cs="Times New Roman"/>
          <w:sz w:val="24"/>
          <w:szCs w:val="24"/>
        </w:rPr>
        <w:t>Bước 3: Lấy hết tất cả các liên kết bài viết từ trang web.</w:t>
      </w:r>
    </w:p>
    <w:p w14:paraId="3D9C9EEF" w14:textId="77777777" w:rsidR="0094570E" w:rsidRPr="00512F16" w:rsidRDefault="0094570E" w:rsidP="0094570E">
      <w:pPr>
        <w:keepNext/>
        <w:jc w:val="center"/>
      </w:pPr>
      <w:r w:rsidRPr="00512F16">
        <w:rPr>
          <w:rFonts w:ascii="Times New Roman" w:hAnsi="Times New Roman" w:cs="Times New Roman"/>
          <w:sz w:val="24"/>
          <w:szCs w:val="24"/>
        </w:rPr>
        <w:drawing>
          <wp:inline distT="0" distB="0" distL="0" distR="0" wp14:anchorId="1A3A6CF9" wp14:editId="4C97D215">
            <wp:extent cx="3493827" cy="3362325"/>
            <wp:effectExtent l="0" t="0" r="0" b="0"/>
            <wp:docPr id="18253525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52554" name="Picture 1" descr="A screenshot of a menu&#10;&#10;Description automatically generated"/>
                    <pic:cNvPicPr/>
                  </pic:nvPicPr>
                  <pic:blipFill rotWithShape="1">
                    <a:blip r:embed="rId16"/>
                    <a:srcRect r="2283"/>
                    <a:stretch/>
                  </pic:blipFill>
                  <pic:spPr bwMode="auto">
                    <a:xfrm>
                      <a:off x="0" y="0"/>
                      <a:ext cx="3505851" cy="3373896"/>
                    </a:xfrm>
                    <a:prstGeom prst="rect">
                      <a:avLst/>
                    </a:prstGeom>
                    <a:ln>
                      <a:noFill/>
                    </a:ln>
                    <a:extLst>
                      <a:ext uri="{53640926-AAD7-44D8-BBD7-CCE9431645EC}">
                        <a14:shadowObscured xmlns:a14="http://schemas.microsoft.com/office/drawing/2010/main"/>
                      </a:ext>
                    </a:extLst>
                  </pic:spPr>
                </pic:pic>
              </a:graphicData>
            </a:graphic>
          </wp:inline>
        </w:drawing>
      </w:r>
    </w:p>
    <w:p w14:paraId="2F422D7C" w14:textId="4C6690FD" w:rsidR="000C05D5" w:rsidRPr="00512F16" w:rsidRDefault="0094570E" w:rsidP="000C05D5">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2</w:t>
      </w:r>
      <w:r w:rsidRPr="00512F16">
        <w:fldChar w:fldCharType="end"/>
      </w:r>
      <w:r w:rsidRPr="00512F16">
        <w:t>. Ảnh trang web kokotaru.</w:t>
      </w:r>
    </w:p>
    <w:p w14:paraId="5F7E4FAD" w14:textId="48D4B117" w:rsidR="000C05D5" w:rsidRPr="00512F16" w:rsidRDefault="000C05D5" w:rsidP="000C05D5">
      <w:pPr>
        <w:rPr>
          <w:rFonts w:ascii="Times New Roman" w:hAnsi="Times New Roman" w:cs="Times New Roman"/>
          <w:sz w:val="24"/>
          <w:szCs w:val="24"/>
        </w:rPr>
      </w:pPr>
      <w:r w:rsidRPr="00512F16">
        <w:rPr>
          <w:rFonts w:ascii="Times New Roman" w:hAnsi="Times New Roman" w:cs="Times New Roman"/>
          <w:sz w:val="24"/>
          <w:szCs w:val="24"/>
        </w:rPr>
        <w:t>Bước 4:</w:t>
      </w:r>
      <w:r w:rsidR="00A40813" w:rsidRPr="00512F16">
        <w:rPr>
          <w:rFonts w:ascii="Times New Roman" w:hAnsi="Times New Roman" w:cs="Times New Roman"/>
          <w:sz w:val="24"/>
          <w:szCs w:val="24"/>
        </w:rPr>
        <w:t xml:space="preserve"> Truy cập vào từng bài viết và lấy ra thành phần của các món ăn.</w:t>
      </w:r>
    </w:p>
    <w:p w14:paraId="6A97A52A" w14:textId="1FFAB8E6" w:rsidR="00016DD0" w:rsidRPr="00512F16" w:rsidRDefault="00016DD0"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348F49B" w14:textId="281B1877" w:rsidR="00CB1EAC" w:rsidRPr="00512F16" w:rsidRDefault="00016DD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Người viết </w:t>
      </w:r>
      <w:r w:rsidR="002A1976" w:rsidRPr="00512F16">
        <w:rPr>
          <w:rFonts w:ascii="Times New Roman" w:hAnsi="Times New Roman" w:cs="Times New Roman"/>
          <w:sz w:val="24"/>
          <w:szCs w:val="24"/>
        </w:rPr>
        <w:t>bài và code web viết ở quá nhiều dạng trình bày khác nhau</w:t>
      </w:r>
      <w:r w:rsidR="00CB1EAC" w:rsidRPr="00512F16">
        <w:rPr>
          <w:rFonts w:ascii="Times New Roman" w:hAnsi="Times New Roman" w:cs="Times New Roman"/>
          <w:sz w:val="24"/>
          <w:szCs w:val="24"/>
        </w:rPr>
        <w:t>.</w:t>
      </w:r>
    </w:p>
    <w:p w14:paraId="66EB2934" w14:textId="0039601F"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không có nguyên liệu.</w:t>
      </w:r>
    </w:p>
    <w:p w14:paraId="2EA5E2FD" w14:textId="722242E2"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chèn sẵn vào trong tiêu đề.</w:t>
      </w:r>
    </w:p>
    <w:p w14:paraId="14C464BF" w14:textId="1A40F238"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trộn vào trong dòng văn giới thiệu.</w:t>
      </w:r>
    </w:p>
    <w:p w14:paraId="32A812CA" w14:textId="67F7C0F4"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sử dụng nguyên liệu A,B,C nhưng không dùng đến.</w:t>
      </w:r>
    </w:p>
    <w:p w14:paraId="6E1D6A7B" w14:textId="77777777" w:rsidR="006952C7" w:rsidRPr="00512F16" w:rsidRDefault="006952C7" w:rsidP="00576F2E">
      <w:pPr>
        <w:ind w:left="360"/>
        <w:rPr>
          <w:rFonts w:ascii="Times New Roman" w:hAnsi="Times New Roman" w:cs="Times New Roman"/>
          <w:b/>
          <w:bCs/>
          <w:sz w:val="28"/>
          <w:szCs w:val="28"/>
        </w:rPr>
      </w:pPr>
    </w:p>
    <w:p w14:paraId="492FE172" w14:textId="77777777" w:rsidR="00C51C2E" w:rsidRPr="00512F16" w:rsidRDefault="00C51C2E" w:rsidP="00576F2E">
      <w:pPr>
        <w:ind w:left="360"/>
        <w:rPr>
          <w:rFonts w:ascii="Times New Roman" w:hAnsi="Times New Roman" w:cs="Times New Roman"/>
          <w:b/>
          <w:bCs/>
          <w:sz w:val="28"/>
          <w:szCs w:val="28"/>
        </w:rPr>
      </w:pPr>
    </w:p>
    <w:p w14:paraId="60092013" w14:textId="433FC78B" w:rsidR="006952C7" w:rsidRPr="00512F16" w:rsidRDefault="00A14E33" w:rsidP="00611AA0">
      <w:pPr>
        <w:pStyle w:val="ListParagraph"/>
        <w:numPr>
          <w:ilvl w:val="0"/>
          <w:numId w:val="8"/>
        </w:numPr>
        <w:outlineLvl w:val="2"/>
        <w:rPr>
          <w:rFonts w:ascii="Times New Roman" w:hAnsi="Times New Roman" w:cs="Times New Roman"/>
          <w:b/>
          <w:bCs/>
          <w:sz w:val="28"/>
          <w:szCs w:val="28"/>
        </w:rPr>
      </w:pPr>
      <w:bookmarkStart w:id="8" w:name="_Toc183263798"/>
      <w:r w:rsidRPr="00512F16">
        <w:rPr>
          <w:rFonts w:ascii="Times New Roman" w:hAnsi="Times New Roman" w:cs="Times New Roman"/>
          <w:b/>
          <w:bCs/>
          <w:sz w:val="28"/>
          <w:szCs w:val="28"/>
        </w:rPr>
        <w:lastRenderedPageBreak/>
        <w:t>Kitchenart.com</w:t>
      </w:r>
      <w:bookmarkEnd w:id="8"/>
    </w:p>
    <w:p w14:paraId="53F6F517" w14:textId="5D0A316F"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Các trang được phân chia theo dạng bình thường, gồm 38 trang. Trong mỗi trang sẽ có đường dẫn đến trang tiếp theo.</w:t>
      </w:r>
    </w:p>
    <w:p w14:paraId="7A330156" w14:textId="2865E08D"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cào dữ liệu:</w:t>
      </w:r>
    </w:p>
    <w:p w14:paraId="0D03E926" w14:textId="678CD616"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1: Thực hiện lấy hết đường dẫn dẫn đến các trang chứa bài viết.</w:t>
      </w:r>
    </w:p>
    <w:p w14:paraId="47F4AA39" w14:textId="2CCAFD78"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2: Thực hiện vào từng trang tổng hợp lấy ra hết các đường dẫn dẫn đến các bài viết có trong trang đó.</w:t>
      </w:r>
    </w:p>
    <w:p w14:paraId="52638DA7" w14:textId="67BDD311"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3: Thực hiện vào từng đường dẫn của bài viết để lấy dữ liệu.</w:t>
      </w:r>
    </w:p>
    <w:p w14:paraId="79449ED1" w14:textId="34ADFE89" w:rsidR="00B63E41" w:rsidRPr="00512F16" w:rsidRDefault="00E053FE" w:rsidP="00B63E41">
      <w:pPr>
        <w:keepNext/>
        <w:jc w:val="center"/>
      </w:pPr>
      <w:r w:rsidRPr="00512F16">
        <w:rPr>
          <w:rFonts w:ascii="Times New Roman" w:hAnsi="Times New Roman" w:cs="Times New Roman"/>
          <w:sz w:val="24"/>
          <w:szCs w:val="24"/>
        </w:rPr>
        <w:drawing>
          <wp:inline distT="0" distB="0" distL="0" distR="0" wp14:anchorId="25E40A86" wp14:editId="232CA2E1">
            <wp:extent cx="3770543" cy="1019175"/>
            <wp:effectExtent l="0" t="0" r="1905" b="0"/>
            <wp:docPr id="563303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03982" name="Picture 1" descr="A screenshot of a computer&#10;&#10;Description automatically generated"/>
                    <pic:cNvPicPr/>
                  </pic:nvPicPr>
                  <pic:blipFill>
                    <a:blip r:embed="rId17"/>
                    <a:stretch>
                      <a:fillRect/>
                    </a:stretch>
                  </pic:blipFill>
                  <pic:spPr>
                    <a:xfrm>
                      <a:off x="0" y="0"/>
                      <a:ext cx="3803440" cy="1028067"/>
                    </a:xfrm>
                    <a:prstGeom prst="rect">
                      <a:avLst/>
                    </a:prstGeom>
                  </pic:spPr>
                </pic:pic>
              </a:graphicData>
            </a:graphic>
          </wp:inline>
        </w:drawing>
      </w:r>
    </w:p>
    <w:p w14:paraId="67A78BEE" w14:textId="3D370956" w:rsidR="00E053FE" w:rsidRPr="00512F16" w:rsidRDefault="00B63E41" w:rsidP="00B63E41">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3</w:t>
      </w:r>
      <w:r w:rsidRPr="00512F16">
        <w:fldChar w:fldCharType="end"/>
      </w:r>
      <w:r w:rsidRPr="00512F16">
        <w:t>. Ảnh mục nguyên liệu của kitchenart.com</w:t>
      </w:r>
    </w:p>
    <w:p w14:paraId="0B2EA03B" w14:textId="0271552E" w:rsidR="00EF3804" w:rsidRPr="00512F16" w:rsidRDefault="00EF3804" w:rsidP="00C51C2E">
      <w:pPr>
        <w:keepNext/>
        <w:jc w:val="center"/>
      </w:pPr>
      <w:r w:rsidRPr="00512F16">
        <w:drawing>
          <wp:inline distT="0" distB="0" distL="0" distR="0" wp14:anchorId="1FB6AECB" wp14:editId="77836B98">
            <wp:extent cx="3762375" cy="1547156"/>
            <wp:effectExtent l="0" t="0" r="0" b="0"/>
            <wp:docPr id="980917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7185" name="Picture 1" descr="A screenshot of a computer program&#10;&#10;Description automatically generated"/>
                    <pic:cNvPicPr/>
                  </pic:nvPicPr>
                  <pic:blipFill>
                    <a:blip r:embed="rId18"/>
                    <a:stretch>
                      <a:fillRect/>
                    </a:stretch>
                  </pic:blipFill>
                  <pic:spPr>
                    <a:xfrm>
                      <a:off x="0" y="0"/>
                      <a:ext cx="3792649" cy="1559605"/>
                    </a:xfrm>
                    <a:prstGeom prst="rect">
                      <a:avLst/>
                    </a:prstGeom>
                  </pic:spPr>
                </pic:pic>
              </a:graphicData>
            </a:graphic>
          </wp:inline>
        </w:drawing>
      </w:r>
    </w:p>
    <w:p w14:paraId="3C6E2D1F" w14:textId="2E7E3FDB" w:rsidR="00B63E41" w:rsidRPr="00512F16" w:rsidRDefault="00EF3804" w:rsidP="00EF3804">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4</w:t>
      </w:r>
      <w:r w:rsidRPr="00512F16">
        <w:fldChar w:fldCharType="end"/>
      </w:r>
      <w:r w:rsidRPr="00512F16">
        <w:t>. Mã HTML của phần nguyên liệu.</w:t>
      </w:r>
    </w:p>
    <w:p w14:paraId="439A4A93" w14:textId="0288ECA4" w:rsidR="00A14E33" w:rsidRPr="00512F16" w:rsidRDefault="00BB64ED"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6CD0E2D" w14:textId="0442D6B6" w:rsidR="00BB64ED" w:rsidRPr="00512F16" w:rsidRDefault="00BB64ED"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Trang web cấm truy cập với tốc độ rất nhanh và nhiều lần.</w:t>
      </w:r>
    </w:p>
    <w:p w14:paraId="070FC7DE" w14:textId="27F9AB76" w:rsidR="00BB64E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Trung bình truy cập lần lượt </w:t>
      </w:r>
      <w:r w:rsidR="00E3009C" w:rsidRPr="00512F16">
        <w:rPr>
          <w:rFonts w:ascii="Times New Roman" w:hAnsi="Times New Roman" w:cs="Times New Roman"/>
          <w:sz w:val="24"/>
          <w:szCs w:val="24"/>
        </w:rPr>
        <w:t>5-10</w:t>
      </w:r>
      <w:r w:rsidRPr="00512F16">
        <w:rPr>
          <w:rFonts w:ascii="Times New Roman" w:hAnsi="Times New Roman" w:cs="Times New Roman"/>
          <w:sz w:val="24"/>
          <w:szCs w:val="24"/>
        </w:rPr>
        <w:t xml:space="preserve"> bài với tốc độ nhanh thì trang web đã phát hiện và tiến hành chặn truy cập.</w:t>
      </w:r>
      <w:r w:rsidR="00607B67" w:rsidRPr="00512F16">
        <w:rPr>
          <w:rFonts w:ascii="Times New Roman" w:hAnsi="Times New Roman" w:cs="Times New Roman"/>
          <w:sz w:val="24"/>
          <w:szCs w:val="24"/>
        </w:rPr>
        <w:t xml:space="preserve"> Đã thử truy cập 1 – 2 – 3 bài nhưng vẫn bị chặn.</w:t>
      </w:r>
    </w:p>
    <w:p w14:paraId="65BFC2A0" w14:textId="11F46BE8" w:rsidR="0085260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Thời gian chờ mở</w:t>
      </w:r>
      <w:r w:rsidR="00105045" w:rsidRPr="00512F16">
        <w:rPr>
          <w:rFonts w:ascii="Times New Roman" w:hAnsi="Times New Roman" w:cs="Times New Roman"/>
          <w:sz w:val="24"/>
          <w:szCs w:val="24"/>
        </w:rPr>
        <w:t xml:space="preserve"> chặn</w:t>
      </w:r>
      <w:r w:rsidRPr="00512F16">
        <w:rPr>
          <w:rFonts w:ascii="Times New Roman" w:hAnsi="Times New Roman" w:cs="Times New Roman"/>
          <w:sz w:val="24"/>
          <w:szCs w:val="24"/>
        </w:rPr>
        <w:t xml:space="preserve"> rất lâu. Vẫn chưa có con số chính xác nhưng dao động trong khoảng từ 5 – 8 phút.</w:t>
      </w:r>
    </w:p>
    <w:p w14:paraId="3AEFEDA3" w14:textId="77777777" w:rsidR="0038025D" w:rsidRPr="00512F16" w:rsidRDefault="0038025D" w:rsidP="00611AA0">
      <w:pPr>
        <w:pStyle w:val="ListParagraph"/>
        <w:numPr>
          <w:ilvl w:val="0"/>
          <w:numId w:val="5"/>
        </w:numPr>
        <w:outlineLvl w:val="1"/>
        <w:rPr>
          <w:rFonts w:ascii="Times New Roman" w:hAnsi="Times New Roman" w:cs="Times New Roman"/>
          <w:b/>
          <w:bCs/>
          <w:sz w:val="28"/>
          <w:szCs w:val="28"/>
        </w:rPr>
      </w:pPr>
      <w:bookmarkStart w:id="9" w:name="_Toc183263799"/>
      <w:r w:rsidRPr="00512F16">
        <w:rPr>
          <w:rFonts w:ascii="Times New Roman" w:hAnsi="Times New Roman" w:cs="Times New Roman"/>
          <w:b/>
          <w:bCs/>
          <w:sz w:val="28"/>
          <w:szCs w:val="28"/>
        </w:rPr>
        <w:t>Kết quả:</w:t>
      </w:r>
      <w:bookmarkEnd w:id="9"/>
    </w:p>
    <w:p w14:paraId="22A2F6A3" w14:textId="6C267868" w:rsidR="0038025D" w:rsidRPr="00512F16" w:rsidRDefault="0038025D" w:rsidP="0038025D">
      <w:pPr>
        <w:ind w:left="360"/>
        <w:rPr>
          <w:rFonts w:ascii="Times New Roman" w:hAnsi="Times New Roman" w:cs="Times New Roman"/>
          <w:b/>
          <w:bCs/>
          <w:sz w:val="24"/>
          <w:szCs w:val="24"/>
        </w:rPr>
      </w:pPr>
      <w:r w:rsidRPr="00512F16">
        <w:rPr>
          <w:rFonts w:ascii="Times New Roman" w:hAnsi="Times New Roman" w:cs="Times New Roman"/>
          <w:b/>
          <w:bCs/>
          <w:sz w:val="24"/>
          <w:szCs w:val="24"/>
        </w:rPr>
        <w:t xml:space="preserve">Kokotaru: </w:t>
      </w:r>
      <w:r w:rsidRPr="00512F16">
        <w:rPr>
          <w:rFonts w:ascii="Times New Roman" w:hAnsi="Times New Roman" w:cs="Times New Roman"/>
          <w:sz w:val="24"/>
          <w:szCs w:val="24"/>
        </w:rPr>
        <w:t xml:space="preserve">399 </w:t>
      </w:r>
      <w:r w:rsidR="00BA7993" w:rsidRPr="00512F16">
        <w:rPr>
          <w:rFonts w:ascii="Times New Roman" w:hAnsi="Times New Roman" w:cs="Times New Roman"/>
          <w:sz w:val="24"/>
          <w:szCs w:val="24"/>
        </w:rPr>
        <w:t xml:space="preserve">/ 468 </w:t>
      </w:r>
      <w:r w:rsidRPr="00512F16">
        <w:rPr>
          <w:rFonts w:ascii="Times New Roman" w:hAnsi="Times New Roman" w:cs="Times New Roman"/>
          <w:sz w:val="24"/>
          <w:szCs w:val="24"/>
        </w:rPr>
        <w:t>bài viết.</w:t>
      </w:r>
    </w:p>
    <w:p w14:paraId="2084792F" w14:textId="76FB7377" w:rsidR="00FF448D" w:rsidRPr="00512F16" w:rsidRDefault="0038025D" w:rsidP="00FF448D">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Kitchenart: </w:t>
      </w:r>
      <w:r w:rsidR="00FF448D" w:rsidRPr="00512F16">
        <w:rPr>
          <w:rFonts w:ascii="Times New Roman" w:hAnsi="Times New Roman" w:cs="Times New Roman"/>
          <w:sz w:val="24"/>
          <w:szCs w:val="24"/>
        </w:rPr>
        <w:t>682 / 760 bài viết.</w:t>
      </w:r>
    </w:p>
    <w:p w14:paraId="5EC46AD8" w14:textId="4D232F4D" w:rsidR="00E04537" w:rsidRPr="00512F16" w:rsidRDefault="00FF448D" w:rsidP="00F53DA7">
      <w:pPr>
        <w:ind w:left="360"/>
        <w:rPr>
          <w:rFonts w:ascii="Times New Roman" w:hAnsi="Times New Roman" w:cs="Times New Roman"/>
          <w:sz w:val="24"/>
          <w:szCs w:val="24"/>
        </w:rPr>
      </w:pPr>
      <w:r w:rsidRPr="00512F16">
        <w:rPr>
          <w:rFonts w:ascii="Times New Roman" w:hAnsi="Times New Roman" w:cs="Times New Roman"/>
          <w:b/>
          <w:bCs/>
          <w:sz w:val="24"/>
          <w:szCs w:val="24"/>
        </w:rPr>
        <w:t>Tổng cộ</w:t>
      </w:r>
      <w:r w:rsidR="00C63222" w:rsidRPr="00512F16">
        <w:rPr>
          <w:rFonts w:ascii="Times New Roman" w:hAnsi="Times New Roman" w:cs="Times New Roman"/>
          <w:b/>
          <w:bCs/>
          <w:sz w:val="24"/>
          <w:szCs w:val="24"/>
        </w:rPr>
        <w:t>ng:</w:t>
      </w:r>
      <w:r w:rsidR="00C63222" w:rsidRPr="00512F16">
        <w:rPr>
          <w:rFonts w:ascii="Times New Roman" w:hAnsi="Times New Roman" w:cs="Times New Roman"/>
          <w:sz w:val="24"/>
          <w:szCs w:val="24"/>
        </w:rPr>
        <w:t xml:space="preserve"> 1081 bài viết.</w:t>
      </w:r>
    </w:p>
    <w:p w14:paraId="1551970C" w14:textId="3577A8E4" w:rsidR="00773168" w:rsidRPr="00512F16" w:rsidRDefault="00E416E1" w:rsidP="0071301B">
      <w:pPr>
        <w:pStyle w:val="Heading1"/>
        <w:rPr>
          <w:rFonts w:asciiTheme="minorHAnsi" w:hAnsiTheme="minorHAnsi" w:cstheme="minorBidi"/>
          <w:i/>
          <w:iCs/>
          <w:color w:val="auto"/>
          <w:sz w:val="21"/>
          <w:szCs w:val="21"/>
        </w:rPr>
      </w:pPr>
      <w:bookmarkStart w:id="10" w:name="_Toc183263800"/>
      <w:r w:rsidRPr="00512F16">
        <w:rPr>
          <w:rFonts w:ascii="Times New Roman" w:hAnsi="Times New Roman" w:cs="Times New Roman"/>
          <w:b/>
          <w:bCs/>
          <w:color w:val="000000" w:themeColor="text1"/>
        </w:rPr>
        <w:lastRenderedPageBreak/>
        <w:t>Section</w:t>
      </w:r>
      <w:r w:rsidR="00773168"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2</w:t>
      </w:r>
      <w:r w:rsidR="00773168"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rPr>
        <w:t>Data Cleaning and Normalizing</w:t>
      </w:r>
      <w:bookmarkEnd w:id="10"/>
    </w:p>
    <w:p w14:paraId="761C5776" w14:textId="47746059"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2" behindDoc="0" locked="0" layoutInCell="1" allowOverlap="1" wp14:anchorId="1DACF887" wp14:editId="0FC71FB3">
            <wp:simplePos x="0" y="0"/>
            <wp:positionH relativeFrom="margin">
              <wp:align>center</wp:align>
            </wp:positionH>
            <wp:positionV relativeFrom="paragraph">
              <wp:posOffset>668366</wp:posOffset>
            </wp:positionV>
            <wp:extent cx="5937885" cy="5937885"/>
            <wp:effectExtent l="0" t="0" r="5715" b="5715"/>
            <wp:wrapSquare wrapText="bothSides"/>
            <wp:docPr id="2039863202"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br/>
      </w:r>
    </w:p>
    <w:p w14:paraId="53823DF5" w14:textId="687180A0" w:rsidR="00E416E1" w:rsidRPr="00512F16" w:rsidRDefault="00E416E1" w:rsidP="00611AA0">
      <w:pPr>
        <w:pStyle w:val="ListParagraph"/>
        <w:numPr>
          <w:ilvl w:val="0"/>
          <w:numId w:val="16"/>
        </w:numPr>
        <w:jc w:val="both"/>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11" w:name="_Toc183263801"/>
      <w:r w:rsidRPr="00512F16">
        <w:rPr>
          <w:rFonts w:ascii="Times New Roman" w:hAnsi="Times New Roman" w:cs="Times New Roman"/>
          <w:b/>
          <w:bCs/>
          <w:sz w:val="28"/>
          <w:szCs w:val="28"/>
        </w:rPr>
        <w:lastRenderedPageBreak/>
        <w:t>Data Cleaning</w:t>
      </w:r>
      <w:bookmarkEnd w:id="11"/>
    </w:p>
    <w:p w14:paraId="56D72EDA" w14:textId="24996826"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2" w:name="_Toc183263802"/>
      <w:r w:rsidRPr="00512F16">
        <w:rPr>
          <w:rFonts w:ascii="Times New Roman" w:hAnsi="Times New Roman" w:cs="Times New Roman"/>
          <w:b/>
          <w:bCs/>
          <w:sz w:val="28"/>
          <w:szCs w:val="28"/>
        </w:rPr>
        <w:t>Dịch tập tin</w:t>
      </w:r>
      <w:bookmarkEnd w:id="12"/>
    </w:p>
    <w:p w14:paraId="20E5D6A4" w14:textId="276A89FE"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Để thuận tiện cho việc tiền xử lý và khám phá dữ liệu mà không phải quan tâm quá nhiều đến vấn đề xử lý unicode, các tập tin lưu dữ liệu được cào về từ hai website sẽ được dịch sang Tiếng Anh bằng Google Translate.</w:t>
      </w:r>
    </w:p>
    <w:p w14:paraId="22119FED" w14:textId="268D8705"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Trong quá trình dịch thuật, dữ liệu sẽ được kiểm tra lại để bảo đảm tính đồng nhất về bản dịch tên của các nguyên liệu.</w:t>
      </w:r>
    </w:p>
    <w:p w14:paraId="701DF948" w14:textId="4B62D07E"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3" w:name="_Toc183263803"/>
      <w:r w:rsidRPr="00512F16">
        <w:rPr>
          <w:rFonts w:ascii="Times New Roman" w:hAnsi="Times New Roman" w:cs="Times New Roman"/>
          <w:b/>
          <w:bCs/>
          <w:sz w:val="28"/>
          <w:szCs w:val="28"/>
        </w:rPr>
        <w:t>Làm sạch dữ liệu:</w:t>
      </w:r>
      <w:bookmarkEnd w:id="13"/>
    </w:p>
    <w:p w14:paraId="6DAB421B" w14:textId="014E6956"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Từng dòng dữ liệu sẽ được xử lý để đảm bảo chỉ giữ lại đúng tên nguyên liệu, lược bỏ các thông tin khác như lượng từ, tính từ, mô tả, cách sơ chế nguyên liệu đó.</w:t>
      </w:r>
    </w:p>
    <w:p w14:paraId="48F12C2D" w14:textId="320AFFDC" w:rsidR="00E416E1" w:rsidRPr="00512F16" w:rsidRDefault="00E416E1"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72866FE" w14:textId="2ED50DB4" w:rsidR="00E416E1" w:rsidRPr="00512F16" w:rsidRDefault="00E416E1" w:rsidP="00F53DA7">
      <w:pPr>
        <w:pStyle w:val="ListParagraph"/>
        <w:jc w:val="both"/>
        <w:rPr>
          <w:rFonts w:ascii="Times New Roman" w:hAnsi="Times New Roman" w:cs="Times New Roman"/>
          <w:i/>
          <w:iCs/>
          <w:sz w:val="24"/>
          <w:szCs w:val="24"/>
        </w:rPr>
      </w:pPr>
      <w:r w:rsidRPr="00512F16">
        <w:rPr>
          <w:rFonts w:ascii="Times New Roman" w:hAnsi="Times New Roman" w:cs="Times New Roman"/>
          <w:i/>
          <w:iCs/>
          <w:sz w:val="24"/>
          <w:szCs w:val="24"/>
        </w:rPr>
        <w:t>Dữ liệu trước khi làm sạch</w:t>
      </w:r>
    </w:p>
    <w:p w14:paraId="14037CCD" w14:textId="77777777" w:rsidR="003647A1" w:rsidRPr="00512F16"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Ingredients:</w:t>
      </w:r>
    </w:p>
    <w:p w14:paraId="64D76EF5" w14:textId="77777777" w:rsidR="003647A1" w:rsidRPr="00512F16"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6-8 củ khoai tây</w:t>
      </w:r>
    </w:p>
    <w:p w14:paraId="37C88678" w14:textId="77777777" w:rsidR="003647A1" w:rsidRPr="00512F16"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1 tbs dầu olive</w:t>
      </w:r>
    </w:p>
    <w:p w14:paraId="22DB7ECA" w14:textId="77777777" w:rsidR="003647A1" w:rsidRPr="00512F16"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½ tsp muối</w:t>
      </w:r>
    </w:p>
    <w:p w14:paraId="599BD303" w14:textId="77777777" w:rsidR="003647A1" w:rsidRPr="00512F16"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½ tsp tiêu xay</w:t>
      </w:r>
    </w:p>
    <w:p w14:paraId="49FB0CCE" w14:textId="77777777" w:rsidR="003647A1" w:rsidRPr="00512F16"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½ bột ớt paprika</w:t>
      </w:r>
    </w:p>
    <w:p w14:paraId="3F271832" w14:textId="77777777" w:rsidR="003647A1" w:rsidRPr="00512F16"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½ tsp bột tỏi</w:t>
      </w:r>
    </w:p>
    <w:p w14:paraId="59D81C71" w14:textId="77777777" w:rsidR="003647A1" w:rsidRPr="00512F16"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Hương thảo tươi</w:t>
      </w:r>
    </w:p>
    <w:p w14:paraId="1B7BFC17" w14:textId="77777777" w:rsidR="00E416E1" w:rsidRPr="00512F16" w:rsidRDefault="00E416E1" w:rsidP="00F53DA7">
      <w:pPr>
        <w:pStyle w:val="ListParagraph"/>
        <w:jc w:val="both"/>
        <w:rPr>
          <w:rFonts w:ascii="Times New Roman" w:hAnsi="Times New Roman" w:cs="Times New Roman"/>
          <w:sz w:val="28"/>
          <w:szCs w:val="28"/>
        </w:rPr>
      </w:pPr>
    </w:p>
    <w:p w14:paraId="7834D24F" w14:textId="665E0E9D" w:rsidR="00E416E1" w:rsidRPr="00512F16" w:rsidRDefault="00E416E1" w:rsidP="00F53DA7">
      <w:pPr>
        <w:pStyle w:val="ListParagraph"/>
        <w:jc w:val="both"/>
        <w:rPr>
          <w:rFonts w:ascii="Times New Roman" w:hAnsi="Times New Roman" w:cs="Times New Roman"/>
          <w:i/>
          <w:iCs/>
          <w:sz w:val="24"/>
          <w:szCs w:val="24"/>
        </w:rPr>
      </w:pPr>
      <w:r w:rsidRPr="00512F16">
        <w:rPr>
          <w:rFonts w:ascii="Times New Roman" w:hAnsi="Times New Roman" w:cs="Times New Roman"/>
          <w:i/>
          <w:iCs/>
          <w:sz w:val="24"/>
          <w:szCs w:val="24"/>
        </w:rPr>
        <w:t>Dữ liệu sau khi làm sạch:</w:t>
      </w:r>
    </w:p>
    <w:p w14:paraId="2921607B" w14:textId="77777777"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Ingredients:</w:t>
      </w:r>
    </w:p>
    <w:p w14:paraId="007F07DC" w14:textId="4CCEF2AD"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khoai tây</w:t>
      </w:r>
    </w:p>
    <w:p w14:paraId="245D26BD" w14:textId="215B8A90"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dầu olive</w:t>
      </w:r>
    </w:p>
    <w:p w14:paraId="24A3F3C2" w14:textId="1D5176FC"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muối</w:t>
      </w:r>
    </w:p>
    <w:p w14:paraId="40CB2950" w14:textId="67A2106B"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tiêu xay</w:t>
      </w:r>
    </w:p>
    <w:p w14:paraId="4CFCBD5D" w14:textId="3365F499"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bột ớt paprika</w:t>
      </w:r>
    </w:p>
    <w:p w14:paraId="16F96C1C" w14:textId="48FEB146"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bột tỏi</w:t>
      </w:r>
    </w:p>
    <w:p w14:paraId="79B5210C" w14:textId="5107DDE7"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hương thảo tươi</w:t>
      </w:r>
    </w:p>
    <w:p w14:paraId="15E35D7B" w14:textId="77777777" w:rsidR="0020432F" w:rsidRPr="00512F16" w:rsidRDefault="0020432F" w:rsidP="00F53DA7">
      <w:pPr>
        <w:pStyle w:val="ListParagraph"/>
        <w:ind w:left="1080"/>
        <w:jc w:val="both"/>
        <w:rPr>
          <w:rFonts w:ascii="Times New Roman" w:hAnsi="Times New Roman" w:cs="Times New Roman"/>
          <w:b/>
          <w:bCs/>
          <w:sz w:val="28"/>
          <w:szCs w:val="28"/>
        </w:rPr>
      </w:pPr>
    </w:p>
    <w:p w14:paraId="4ADB8D55" w14:textId="7F89AF07" w:rsidR="0020432F" w:rsidRPr="00512F16" w:rsidRDefault="0020432F"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Cách thực hiện</w:t>
      </w:r>
    </w:p>
    <w:p w14:paraId="5D9E880C" w14:textId="1577F8F4"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Bởi vì từng các dòng nguyên liệu sẽ có các format khác nhau nên chúng ta không thể nào lọc lấy tên nguyên liệu bằng cách chỉ sử dụng những lệnh đơn giản như “bỏ đi kí số chỉ số lượng”, “lấy chuỗi con từ vị trí i đến vị trí j”…</w:t>
      </w:r>
    </w:p>
    <w:p w14:paraId="4297CE37" w14:textId="1A258725"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Cho nên, việc làm sạch nguyên liệu cần được hỗ trợ bởi những từ khóa, những ký tự đặc biệt.</w:t>
      </w:r>
    </w:p>
    <w:p w14:paraId="1E820760" w14:textId="1A0D7F08" w:rsidR="0020432F" w:rsidRPr="00512F16" w:rsidRDefault="0020432F" w:rsidP="00F53DA7">
      <w:pPr>
        <w:pStyle w:val="ListParagraph"/>
        <w:ind w:left="1080"/>
        <w:jc w:val="both"/>
        <w:rPr>
          <w:rFonts w:ascii="Times New Roman" w:hAnsi="Times New Roman" w:cs="Times New Roman"/>
          <w:sz w:val="24"/>
          <w:szCs w:val="24"/>
        </w:rPr>
      </w:pPr>
      <w:r w:rsidRPr="00512F16">
        <w:rPr>
          <w:rFonts w:ascii="Times New Roman" w:hAnsi="Times New Roman" w:cs="Times New Roman"/>
          <w:sz w:val="24"/>
          <w:szCs w:val="24"/>
        </w:rPr>
        <w:lastRenderedPageBreak/>
        <w:t>Ví dụ:</w:t>
      </w:r>
    </w:p>
    <w:p w14:paraId="2E34546B" w14:textId="303EDE66" w:rsidR="0020432F" w:rsidRPr="00512F16" w:rsidRDefault="0020432F"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là lượng từ</w:t>
      </w:r>
      <w:r w:rsidR="0016200C" w:rsidRPr="00512F16">
        <w:rPr>
          <w:rFonts w:ascii="Times New Roman" w:hAnsi="Times New Roman" w:cs="Times New Roman"/>
          <w:sz w:val="24"/>
          <w:szCs w:val="24"/>
        </w:rPr>
        <w:t xml:space="preserve"> (half, clove, handful,…) hay đơn vị đo (g, kg, cup, bowl,…)</w:t>
      </w:r>
    </w:p>
    <w:p w14:paraId="0BADADC9" w14:textId="71601BF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chỉ tính chất hoặc cách sơ chế nguyên liệu đó (roasted, chopped, peeled,…)</w:t>
      </w:r>
    </w:p>
    <w:p w14:paraId="186B3AC1" w14:textId="15C04BE7"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kí hiệu là giới từ đánh dấu phần chú thích (</w:t>
      </w:r>
      <w:r w:rsidRPr="00512F16">
        <w:rPr>
          <w:rFonts w:ascii="Times New Roman" w:hAnsi="Times New Roman" w:cs="Times New Roman"/>
          <w:i/>
          <w:iCs/>
          <w:sz w:val="24"/>
          <w:szCs w:val="24"/>
        </w:rPr>
        <w:t xml:space="preserve">for </w:t>
      </w:r>
      <w:r w:rsidRPr="00512F16">
        <w:rPr>
          <w:rFonts w:ascii="Times New Roman" w:hAnsi="Times New Roman" w:cs="Times New Roman"/>
          <w:sz w:val="24"/>
          <w:szCs w:val="24"/>
        </w:rPr>
        <w:t>decorations, (),…)</w:t>
      </w:r>
    </w:p>
    <w:p w14:paraId="34B85FCF" w14:textId="0967CC99" w:rsidR="0016200C" w:rsidRPr="00512F16" w:rsidRDefault="0016200C" w:rsidP="00611AA0">
      <w:pPr>
        <w:pStyle w:val="ListParagraph"/>
        <w:numPr>
          <w:ilvl w:val="0"/>
          <w:numId w:val="14"/>
        </w:numPr>
        <w:tabs>
          <w:tab w:val="left" w:pos="1080"/>
        </w:tabs>
        <w:ind w:left="1620" w:hanging="720"/>
        <w:jc w:val="both"/>
        <w:rPr>
          <w:rFonts w:ascii="Times New Roman" w:hAnsi="Times New Roman" w:cs="Times New Roman"/>
          <w:sz w:val="24"/>
          <w:szCs w:val="24"/>
        </w:rPr>
      </w:pPr>
      <w:r w:rsidRPr="00512F16">
        <w:rPr>
          <w:rFonts w:ascii="Times New Roman" w:hAnsi="Times New Roman" w:cs="Times New Roman"/>
          <w:sz w:val="24"/>
          <w:szCs w:val="24"/>
        </w:rPr>
        <w:t>Các bước làm sạch một dòng dữ liệu:</w:t>
      </w:r>
    </w:p>
    <w:p w14:paraId="5652F1F1" w14:textId="72ED3E32"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Unicode, đưa chuỗi về kí tự thường.</w:t>
      </w:r>
    </w:p>
    <w:p w14:paraId="7D6D1246" w14:textId="255CC48E"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nội dung trong ngoặc đơn.</w:t>
      </w:r>
    </w:p>
    <w:p w14:paraId="057D9865" w14:textId="1277F05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Tách thành các nguyên liệu khác nhau khi gặp các kí tự hoặc từ ngữ đóng vai trò phân cách.</w:t>
      </w:r>
    </w:p>
    <w:p w14:paraId="58725DAA" w14:textId="1E4CDE5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kí tự không phải ASCII.</w:t>
      </w:r>
    </w:p>
    <w:p w14:paraId="2A7868D2" w14:textId="05FAEFE0"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các phân số bị lỗi.</w:t>
      </w:r>
    </w:p>
    <w:p w14:paraId="410ADE94" w14:textId="06D11B4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số lượng và đơn vị đo lường.</w:t>
      </w:r>
    </w:p>
    <w:p w14:paraId="5EBD2FA8" w14:textId="1F1111EC"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Thay thế các kí tự không cần thiết còn sót lại thành khoảng trắng.</w:t>
      </w:r>
    </w:p>
    <w:p w14:paraId="0C5625D4" w14:textId="4063CF7F"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các thành phần là chú thích về cách sơ chế, tính chất của nguyên liệu.</w:t>
      </w:r>
    </w:p>
    <w:p w14:paraId="60047080" w14:textId="31B63AA1" w:rsidR="0016200C" w:rsidRPr="00512F16" w:rsidRDefault="0016200C" w:rsidP="00611AA0">
      <w:pPr>
        <w:pStyle w:val="ListParagraph"/>
        <w:numPr>
          <w:ilvl w:val="0"/>
          <w:numId w:val="4"/>
        </w:numPr>
        <w:tabs>
          <w:tab w:val="left" w:pos="1530"/>
        </w:tabs>
        <w:ind w:hanging="90"/>
        <w:jc w:val="both"/>
        <w:rPr>
          <w:rFonts w:ascii="Times New Roman" w:hAnsi="Times New Roman" w:cs="Times New Roman"/>
          <w:sz w:val="24"/>
          <w:szCs w:val="24"/>
        </w:rPr>
      </w:pPr>
      <w:r w:rsidRPr="00512F16">
        <w:rPr>
          <w:rFonts w:ascii="Times New Roman" w:hAnsi="Times New Roman" w:cs="Times New Roman"/>
          <w:sz w:val="24"/>
          <w:szCs w:val="24"/>
        </w:rPr>
        <w:t>Chuẩn hóa về dạng số ít của nguyên liệu.</w:t>
      </w:r>
    </w:p>
    <w:p w14:paraId="058A373D" w14:textId="105B21ED"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4" w:name="_Toc183263804"/>
      <w:r w:rsidRPr="00512F16">
        <w:rPr>
          <w:rFonts w:ascii="Times New Roman" w:hAnsi="Times New Roman" w:cs="Times New Roman"/>
          <w:b/>
          <w:bCs/>
          <w:sz w:val="28"/>
          <w:szCs w:val="28"/>
        </w:rPr>
        <w:t xml:space="preserve">Định dạng của dữ liệu sau khi </w:t>
      </w:r>
      <w:r w:rsidR="0020432F" w:rsidRPr="00512F16">
        <w:rPr>
          <w:rFonts w:ascii="Times New Roman" w:hAnsi="Times New Roman" w:cs="Times New Roman"/>
          <w:b/>
          <w:bCs/>
          <w:sz w:val="28"/>
          <w:szCs w:val="28"/>
        </w:rPr>
        <w:t>làm sạch</w:t>
      </w:r>
      <w:r w:rsidRPr="00512F16">
        <w:rPr>
          <w:rFonts w:ascii="Times New Roman" w:hAnsi="Times New Roman" w:cs="Times New Roman"/>
          <w:b/>
          <w:bCs/>
          <w:sz w:val="28"/>
          <w:szCs w:val="28"/>
        </w:rPr>
        <w:t>:</w:t>
      </w:r>
      <w:bookmarkEnd w:id="14"/>
    </w:p>
    <w:p w14:paraId="2275D1F7" w14:textId="52A9339E" w:rsidR="00E416E1" w:rsidRPr="00512F16" w:rsidRDefault="0020432F" w:rsidP="00F53DA7">
      <w:pPr>
        <w:ind w:left="360"/>
        <w:jc w:val="both"/>
        <w:rPr>
          <w:rFonts w:ascii="Times New Roman" w:hAnsi="Times New Roman" w:cs="Times New Roman"/>
          <w:sz w:val="24"/>
          <w:szCs w:val="24"/>
        </w:rPr>
      </w:pPr>
      <w:r w:rsidRPr="00512F16">
        <w:rPr>
          <w:rFonts w:ascii="Times New Roman" w:hAnsi="Times New Roman" w:cs="Times New Roman"/>
          <w:sz w:val="24"/>
          <w:szCs w:val="24"/>
        </w:rPr>
        <w:t xml:space="preserve">Sau khi làm sạch, </w:t>
      </w:r>
      <w:r w:rsidR="00251C6B" w:rsidRPr="00512F16">
        <w:rPr>
          <w:rFonts w:ascii="Times New Roman" w:hAnsi="Times New Roman" w:cs="Times New Roman"/>
          <w:sz w:val="24"/>
          <w:szCs w:val="24"/>
        </w:rPr>
        <w:t>mỗi dòng nguyên liệu sẽ trả về một hoặc nhiều nguyên liệu đã được xử lý. Từ đó chuyển đến bước tiếp theo để tiến hành chuẩn hóa dữ liệu.</w:t>
      </w:r>
    </w:p>
    <w:p w14:paraId="41EDB6E9" w14:textId="2FD7FDF2" w:rsidR="00251C6B" w:rsidRPr="00512F16" w:rsidRDefault="00251C6B" w:rsidP="00611AA0">
      <w:pPr>
        <w:pStyle w:val="ListParagraph"/>
        <w:numPr>
          <w:ilvl w:val="0"/>
          <w:numId w:val="16"/>
        </w:numPr>
        <w:jc w:val="both"/>
        <w:outlineLvl w:val="1"/>
        <w:rPr>
          <w:rFonts w:ascii="Times New Roman" w:hAnsi="Times New Roman" w:cs="Times New Roman"/>
          <w:b/>
          <w:bCs/>
          <w:sz w:val="28"/>
          <w:szCs w:val="28"/>
        </w:rPr>
      </w:pPr>
      <w:bookmarkStart w:id="15" w:name="_Toc183263805"/>
      <w:r w:rsidRPr="00512F16">
        <w:rPr>
          <w:rFonts w:ascii="Times New Roman" w:hAnsi="Times New Roman" w:cs="Times New Roman"/>
          <w:b/>
          <w:bCs/>
          <w:sz w:val="28"/>
          <w:szCs w:val="28"/>
        </w:rPr>
        <w:t>Data Normalizing</w:t>
      </w:r>
      <w:bookmarkEnd w:id="15"/>
    </w:p>
    <w:p w14:paraId="4739396B" w14:textId="24AFB444" w:rsidR="682BA43E" w:rsidRDefault="682BA43E" w:rsidP="40CD7B01">
      <w:pPr>
        <w:pStyle w:val="ListParagraph"/>
        <w:numPr>
          <w:ilvl w:val="0"/>
          <w:numId w:val="15"/>
        </w:numPr>
        <w:jc w:val="both"/>
        <w:rPr>
          <w:rFonts w:ascii="Times New Roman" w:hAnsi="Times New Roman" w:cs="Times New Roman"/>
          <w:b/>
          <w:bCs/>
          <w:sz w:val="28"/>
          <w:szCs w:val="28"/>
        </w:rPr>
      </w:pPr>
      <w:r w:rsidRPr="40CD7B01">
        <w:rPr>
          <w:rFonts w:ascii="Times New Roman" w:hAnsi="Times New Roman" w:cs="Times New Roman"/>
          <w:b/>
          <w:bCs/>
          <w:sz w:val="28"/>
          <w:szCs w:val="28"/>
        </w:rPr>
        <w:t>Đối với website Kitchenart</w:t>
      </w:r>
    </w:p>
    <w:p w14:paraId="3B2BFEE7" w14:textId="238B2200"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Sau khi làm sạch, mỗi món ăn sẽ có tên món ăn và một danh sách chứa các nguyên liệu của món ăn đó.</w:t>
      </w:r>
    </w:p>
    <w:p w14:paraId="4B2A3B10" w14:textId="6D5332E1" w:rsidR="00251C6B" w:rsidRPr="00512F16" w:rsidRDefault="00251C6B" w:rsidP="00F53DA7">
      <w:pPr>
        <w:pStyle w:val="ListParagraph"/>
        <w:jc w:val="both"/>
        <w:rPr>
          <w:rFonts w:ascii="Times New Roman" w:hAnsi="Times New Roman" w:cs="Times New Roman"/>
          <w:b/>
          <w:sz w:val="24"/>
          <w:szCs w:val="24"/>
        </w:rPr>
      </w:pPr>
      <w:r w:rsidRPr="00512F16">
        <w:rPr>
          <w:rFonts w:ascii="Times New Roman" w:hAnsi="Times New Roman" w:cs="Times New Roman"/>
          <w:sz w:val="24"/>
          <w:szCs w:val="24"/>
        </w:rPr>
        <w:t>Nhiệm vụ của chúng ta là tạo ra một danh sách chứa tất cả các nguyên liệu phân biệt có trong tất cả những món ăn được cào về từ website ban đầu.</w:t>
      </w:r>
      <w:r w:rsidR="00202C75" w:rsidRPr="00512F16">
        <w:rPr>
          <w:rFonts w:ascii="Times New Roman" w:hAnsi="Times New Roman" w:cs="Times New Roman"/>
          <w:sz w:val="24"/>
          <w:szCs w:val="24"/>
        </w:rPr>
        <w:t xml:space="preserve"> </w:t>
      </w:r>
      <w:r w:rsidRPr="00512F16">
        <w:rPr>
          <w:rFonts w:ascii="Times New Roman" w:hAnsi="Times New Roman" w:cs="Times New Roman"/>
          <w:sz w:val="24"/>
          <w:szCs w:val="24"/>
        </w:rPr>
        <w:t>Ta</w:t>
      </w:r>
      <w:r w:rsidR="00202C75" w:rsidRPr="00512F16">
        <w:rPr>
          <w:rFonts w:ascii="Times New Roman" w:hAnsi="Times New Roman" w:cs="Times New Roman"/>
          <w:sz w:val="24"/>
          <w:szCs w:val="24"/>
        </w:rPr>
        <w:t xml:space="preserve"> sẽ</w:t>
      </w:r>
      <w:r w:rsidRPr="00512F16">
        <w:rPr>
          <w:rFonts w:ascii="Times New Roman" w:hAnsi="Times New Roman" w:cs="Times New Roman"/>
          <w:sz w:val="24"/>
          <w:szCs w:val="24"/>
        </w:rPr>
        <w:t xml:space="preserve"> tiến hành tạo ra một dataframe với từng dòng biểu thị cho từng món ăn, từng cột biểu thị cho từng nguyên liệu.</w:t>
      </w:r>
    </w:p>
    <w:p w14:paraId="66C722A1" w14:textId="4A162933" w:rsidR="009406FA" w:rsidRPr="00512F16" w:rsidRDefault="009406FA" w:rsidP="40CD7B01">
      <w:pPr>
        <w:pStyle w:val="ListParagraph"/>
        <w:numPr>
          <w:ilvl w:val="0"/>
          <w:numId w:val="37"/>
        </w:numPr>
        <w:jc w:val="both"/>
        <w:rPr>
          <w:rFonts w:ascii="Times New Roman" w:hAnsi="Times New Roman" w:cs="Times New Roman"/>
          <w:b/>
          <w:bCs/>
          <w:sz w:val="24"/>
          <w:szCs w:val="24"/>
        </w:rPr>
      </w:pPr>
      <w:r w:rsidRPr="00512F16">
        <w:rPr>
          <w:rFonts w:ascii="Times New Roman" w:hAnsi="Times New Roman" w:cs="Times New Roman"/>
          <w:b/>
          <w:bCs/>
          <w:sz w:val="24"/>
          <w:szCs w:val="24"/>
        </w:rPr>
        <w:t>Chuẩn hóa dữ liệu</w:t>
      </w:r>
      <w:r w:rsidR="16A21D8B" w:rsidRPr="40CD7B01">
        <w:rPr>
          <w:rFonts w:ascii="Times New Roman" w:hAnsi="Times New Roman" w:cs="Times New Roman"/>
          <w:b/>
          <w:bCs/>
          <w:sz w:val="24"/>
          <w:szCs w:val="24"/>
        </w:rPr>
        <w:t>:</w:t>
      </w:r>
    </w:p>
    <w:p w14:paraId="64E4B44B" w14:textId="257961B4" w:rsidR="009406FA" w:rsidRPr="00512F16" w:rsidRDefault="009406FA"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 xml:space="preserve">Sau khi dữ liệu được đọc từ tập tin, ta </w:t>
      </w:r>
      <w:r w:rsidR="00202C75" w:rsidRPr="00512F16">
        <w:rPr>
          <w:rFonts w:ascii="Times New Roman" w:hAnsi="Times New Roman" w:cs="Times New Roman"/>
          <w:sz w:val="24"/>
          <w:szCs w:val="24"/>
        </w:rPr>
        <w:t>đưa thông tin của từng món ăn bao gồm tên món ăn và danh sách nguyên liệu vào một danh sách (list). Mỗi phần tử trong đó sẽ có kiểu dictionary với key ‘title’ lưu tên món ăn và key ‘ingredients’ lưu danh sách các nguyên liệu.</w:t>
      </w:r>
    </w:p>
    <w:p w14:paraId="09BC2A38" w14:textId="52CE6EEF" w:rsidR="00202C75" w:rsidRPr="00512F16" w:rsidRDefault="00202C75" w:rsidP="40CD7B01">
      <w:pPr>
        <w:pStyle w:val="ListParagraph"/>
        <w:numPr>
          <w:ilvl w:val="0"/>
          <w:numId w:val="36"/>
        </w:numPr>
        <w:jc w:val="both"/>
        <w:rPr>
          <w:rFonts w:ascii="Times New Roman" w:hAnsi="Times New Roman" w:cs="Times New Roman"/>
          <w:b/>
          <w:bCs/>
          <w:sz w:val="24"/>
          <w:szCs w:val="24"/>
        </w:rPr>
      </w:pPr>
      <w:r w:rsidRPr="00512F16">
        <w:rPr>
          <w:rFonts w:ascii="Times New Roman" w:hAnsi="Times New Roman" w:cs="Times New Roman"/>
          <w:b/>
          <w:bCs/>
          <w:sz w:val="24"/>
          <w:szCs w:val="24"/>
        </w:rPr>
        <w:t>Các bước thực hiện:</w:t>
      </w:r>
    </w:p>
    <w:p w14:paraId="32578B8F" w14:textId="0B49BC1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Đọc file và xử lý từng món ăn (dựa vào dòng phân cách 50 kí tự ‘-‘)</w:t>
      </w:r>
    </w:p>
    <w:p w14:paraId="19711C74" w14:textId="01A54C55" w:rsidR="00202C75" w:rsidRPr="00512F16" w:rsidRDefault="00202C75" w:rsidP="40CD7B01">
      <w:pPr>
        <w:pStyle w:val="ListParagraph"/>
        <w:numPr>
          <w:ilvl w:val="0"/>
          <w:numId w:val="4"/>
        </w:numPr>
        <w:ind w:left="1080" w:hanging="180"/>
        <w:jc w:val="both"/>
        <w:rPr>
          <w:rFonts w:ascii="Consolas" w:eastAsia="Times New Roman" w:hAnsi="Consolas" w:cs="Times New Roman"/>
          <w:color w:val="CCCCCC"/>
        </w:rPr>
      </w:pPr>
      <w:r w:rsidRPr="00512F16">
        <w:rPr>
          <w:rFonts w:ascii="Times New Roman" w:hAnsi="Times New Roman" w:cs="Times New Roman"/>
          <w:sz w:val="24"/>
          <w:szCs w:val="24"/>
        </w:rPr>
        <w:t>Lưu tên món ăn và danh sách nguyên liệu đã được làm sạch vào combined_data</w:t>
      </w:r>
      <w:r w:rsidRPr="40CD7B01">
        <w:rPr>
          <w:rFonts w:ascii="Consolas" w:eastAsia="Times New Roman" w:hAnsi="Consolas" w:cs="Times New Roman"/>
          <w:color w:val="CCCCCC"/>
        </w:rPr>
        <w:t xml:space="preserve">    </w:t>
      </w:r>
    </w:p>
    <w:p w14:paraId="391F3C1D" w14:textId="7DEB440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dataframe từ combined_data</w:t>
      </w:r>
    </w:p>
    <w:p w14:paraId="77BCFCAA" w14:textId="72CCE2A1"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lastRenderedPageBreak/>
        <w:t>Lấy danh sách các nguyên liệu phân biệt trong dataframe và sắp xếp lại theo thứ tự bảng chữ cái.</w:t>
      </w:r>
    </w:p>
    <w:p w14:paraId="502A014F" w14:textId="76710A6D"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một dataframe nhị phân gồm cột “Name of dish” và các cột còn lại là tên các nguyên liệu có trong danh sách nguyên liệu phân biệt.</w:t>
      </w:r>
    </w:p>
    <w:p w14:paraId="58E97AE9" w14:textId="5C378228" w:rsidR="007120CE"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Điền giá trị vào dataframe: Nếu món ăn nằm ở dòng i có sử dụng nguyên liệu ở cột j thì vị trí tương ứng đó có giá trị bằng 1, ngược lại bằng 0.</w:t>
      </w:r>
    </w:p>
    <w:p w14:paraId="7184BAD5" w14:textId="706A314B" w:rsidR="16631B99" w:rsidRDefault="16631B99" w:rsidP="40CD7B01">
      <w:pPr>
        <w:pStyle w:val="ListParagraph"/>
        <w:numPr>
          <w:ilvl w:val="0"/>
          <w:numId w:val="15"/>
        </w:numPr>
        <w:jc w:val="both"/>
        <w:rPr>
          <w:rFonts w:ascii="Times New Roman" w:hAnsi="Times New Roman" w:cs="Times New Roman"/>
          <w:b/>
          <w:bCs/>
          <w:sz w:val="28"/>
          <w:szCs w:val="28"/>
        </w:rPr>
      </w:pPr>
      <w:r w:rsidRPr="40CD7B01">
        <w:rPr>
          <w:rFonts w:ascii="Times New Roman" w:hAnsi="Times New Roman" w:cs="Times New Roman"/>
          <w:b/>
          <w:bCs/>
          <w:sz w:val="28"/>
          <w:szCs w:val="28"/>
        </w:rPr>
        <w:t>Đối với website Kokotaru</w:t>
      </w:r>
    </w:p>
    <w:p w14:paraId="23AD1D22" w14:textId="63526F06" w:rsidR="4D4D6610" w:rsidRDefault="4D4D6610" w:rsidP="40CD7B01">
      <w:pPr>
        <w:pStyle w:val="ListParagraph"/>
        <w:jc w:val="both"/>
        <w:rPr>
          <w:rFonts w:ascii="Times New Roman" w:hAnsi="Times New Roman" w:cs="Times New Roman"/>
          <w:sz w:val="24"/>
          <w:szCs w:val="24"/>
        </w:rPr>
      </w:pPr>
      <w:r w:rsidRPr="40CD7B01">
        <w:rPr>
          <w:rFonts w:ascii="Times New Roman" w:hAnsi="Times New Roman" w:cs="Times New Roman"/>
          <w:sz w:val="24"/>
          <w:szCs w:val="24"/>
        </w:rPr>
        <w:t>Website Kokotaru có cấu trúc văn bản trình bày nguyên liệu món ăn tương đối phức tạp, các nguyên liệu được trình b</w:t>
      </w:r>
      <w:r w:rsidR="4D3AED07" w:rsidRPr="40CD7B01">
        <w:rPr>
          <w:rFonts w:ascii="Times New Roman" w:hAnsi="Times New Roman" w:cs="Times New Roman"/>
          <w:sz w:val="24"/>
          <w:szCs w:val="24"/>
        </w:rPr>
        <w:t>ày không tường minh</w:t>
      </w:r>
      <w:r w:rsidR="3694A875" w:rsidRPr="40CD7B01">
        <w:rPr>
          <w:rFonts w:ascii="Times New Roman" w:hAnsi="Times New Roman" w:cs="Times New Roman"/>
          <w:sz w:val="24"/>
          <w:szCs w:val="24"/>
        </w:rPr>
        <w:t>. Ta không thể trực tiếp thực hiện việc làm sạch và chuẩn hóa giống như website Kitchenart. Dưới đây là các bước thực hiện:</w:t>
      </w:r>
    </w:p>
    <w:p w14:paraId="50C90A1E" w14:textId="70C710E9" w:rsidR="3694A875" w:rsidRDefault="3694A875" w:rsidP="40CD7B01">
      <w:pPr>
        <w:pStyle w:val="ListParagraph"/>
        <w:numPr>
          <w:ilvl w:val="0"/>
          <w:numId w:val="35"/>
        </w:numPr>
        <w:jc w:val="both"/>
        <w:rPr>
          <w:rFonts w:ascii="Times New Roman" w:hAnsi="Times New Roman" w:cs="Times New Roman"/>
          <w:sz w:val="24"/>
          <w:szCs w:val="24"/>
        </w:rPr>
      </w:pPr>
      <w:r w:rsidRPr="40CD7B01">
        <w:rPr>
          <w:rFonts w:ascii="Times New Roman" w:hAnsi="Times New Roman" w:cs="Times New Roman"/>
          <w:sz w:val="24"/>
          <w:szCs w:val="24"/>
        </w:rPr>
        <w:t>Sử dụng danh sách các nguyên liệu đã có được từ website Kitchenart để lọc lấy các nguyên liệu có trong website Kokotaru.</w:t>
      </w:r>
    </w:p>
    <w:p w14:paraId="3AA07B8D" w14:textId="4E80D6D5" w:rsidR="259A345B" w:rsidRDefault="259A345B" w:rsidP="40CD7B01">
      <w:pPr>
        <w:pStyle w:val="ListParagraph"/>
        <w:numPr>
          <w:ilvl w:val="0"/>
          <w:numId w:val="35"/>
        </w:numPr>
        <w:jc w:val="both"/>
        <w:rPr>
          <w:rFonts w:ascii="Times New Roman" w:hAnsi="Times New Roman" w:cs="Times New Roman"/>
          <w:sz w:val="24"/>
          <w:szCs w:val="24"/>
        </w:rPr>
      </w:pPr>
      <w:r w:rsidRPr="40CD7B01">
        <w:rPr>
          <w:rFonts w:ascii="Times New Roman" w:hAnsi="Times New Roman" w:cs="Times New Roman"/>
          <w:sz w:val="24"/>
          <w:szCs w:val="24"/>
        </w:rPr>
        <w:t>Loại bỏ những dòng văn bản quá dài, các trường hợp bất thường không chứa tên nguyên liệu.</w:t>
      </w:r>
    </w:p>
    <w:p w14:paraId="454324C9" w14:textId="09FA7E99" w:rsidR="16CFB30B" w:rsidRDefault="16CFB30B" w:rsidP="40CD7B01">
      <w:pPr>
        <w:pStyle w:val="ListParagraph"/>
        <w:numPr>
          <w:ilvl w:val="0"/>
          <w:numId w:val="35"/>
        </w:numPr>
        <w:jc w:val="both"/>
        <w:rPr>
          <w:rFonts w:ascii="Times New Roman" w:hAnsi="Times New Roman" w:cs="Times New Roman"/>
          <w:sz w:val="24"/>
          <w:szCs w:val="24"/>
        </w:rPr>
      </w:pPr>
      <w:r w:rsidRPr="40CD7B01">
        <w:rPr>
          <w:rFonts w:ascii="Times New Roman" w:hAnsi="Times New Roman" w:cs="Times New Roman"/>
          <w:sz w:val="24"/>
          <w:szCs w:val="24"/>
        </w:rPr>
        <w:t>Làm sạch và chuẩn hóa nguyên liệu lần thứ hai bằng các hàm làm sạch - chuẩn hóa đã xây dựng cho website Kitchenart.</w:t>
      </w:r>
    </w:p>
    <w:p w14:paraId="24F0149D" w14:textId="38F84420" w:rsidR="21C30F18" w:rsidRDefault="21C30F18" w:rsidP="40CD7B01">
      <w:pPr>
        <w:ind w:left="720"/>
        <w:jc w:val="both"/>
        <w:rPr>
          <w:rFonts w:ascii="Times New Roman" w:hAnsi="Times New Roman" w:cs="Times New Roman"/>
          <w:sz w:val="24"/>
          <w:szCs w:val="24"/>
        </w:rPr>
      </w:pPr>
      <w:r w:rsidRPr="40CD7B01">
        <w:rPr>
          <w:rFonts w:ascii="Times New Roman" w:hAnsi="Times New Roman" w:cs="Times New Roman"/>
          <w:sz w:val="24"/>
          <w:szCs w:val="24"/>
        </w:rPr>
        <w:t>Sau hai lần làm sạch và chuẩn hóa, kết quả sẽ được lưu vào hai dataframe phân biệt, sau đó ta tiến hành hợp nhất hai dataframe này, kết hợp danh sách nguyên liệu dựa theo tên món ăn.</w:t>
      </w:r>
    </w:p>
    <w:p w14:paraId="22162432" w14:textId="77777777" w:rsidR="007120CE" w:rsidRPr="00512F16" w:rsidRDefault="007120CE" w:rsidP="00F53DA7">
      <w:pPr>
        <w:pStyle w:val="ListParagraph"/>
        <w:ind w:left="1080"/>
        <w:jc w:val="both"/>
        <w:rPr>
          <w:rFonts w:ascii="Times New Roman" w:hAnsi="Times New Roman" w:cs="Times New Roman"/>
          <w:sz w:val="24"/>
          <w:szCs w:val="24"/>
        </w:rPr>
      </w:pPr>
    </w:p>
    <w:p w14:paraId="385FF965" w14:textId="151C4E66" w:rsidR="00202C75" w:rsidRPr="00512F16" w:rsidRDefault="00202C75" w:rsidP="00611AA0">
      <w:pPr>
        <w:pStyle w:val="ListParagraph"/>
        <w:numPr>
          <w:ilvl w:val="0"/>
          <w:numId w:val="16"/>
        </w:numPr>
        <w:jc w:val="both"/>
        <w:outlineLvl w:val="1"/>
        <w:rPr>
          <w:rFonts w:ascii="Times New Roman" w:hAnsi="Times New Roman" w:cs="Times New Roman"/>
          <w:sz w:val="28"/>
          <w:szCs w:val="28"/>
        </w:rPr>
      </w:pPr>
      <w:bookmarkStart w:id="16" w:name="_Toc183263806"/>
      <w:r w:rsidRPr="00512F16">
        <w:rPr>
          <w:rFonts w:ascii="Times New Roman" w:hAnsi="Times New Roman" w:cs="Times New Roman"/>
          <w:b/>
          <w:bCs/>
          <w:sz w:val="28"/>
          <w:szCs w:val="28"/>
        </w:rPr>
        <w:t>Kết quả</w:t>
      </w:r>
      <w:bookmarkEnd w:id="16"/>
    </w:p>
    <w:p w14:paraId="59D6883A" w14:textId="48C03DC4" w:rsidR="007120CE" w:rsidRDefault="007120CE" w:rsidP="40CD7B01">
      <w:pPr>
        <w:pStyle w:val="ListParagraph"/>
        <w:numPr>
          <w:ilvl w:val="0"/>
          <w:numId w:val="34"/>
        </w:numPr>
        <w:jc w:val="both"/>
        <w:rPr>
          <w:rFonts w:ascii="Times New Roman" w:hAnsi="Times New Roman" w:cs="Times New Roman"/>
          <w:sz w:val="24"/>
          <w:szCs w:val="24"/>
        </w:rPr>
      </w:pPr>
      <w:r w:rsidRPr="40CD7B01">
        <w:rPr>
          <w:rFonts w:ascii="Times New Roman" w:hAnsi="Times New Roman" w:cs="Times New Roman"/>
          <w:sz w:val="24"/>
          <w:szCs w:val="24"/>
        </w:rPr>
        <w:t xml:space="preserve">Sau khi thực hiện làm sạch và chuẩn hóa dữ liệu, </w:t>
      </w:r>
      <w:r w:rsidR="38B7A109" w:rsidRPr="40CD7B01">
        <w:rPr>
          <w:rFonts w:ascii="Times New Roman" w:hAnsi="Times New Roman" w:cs="Times New Roman"/>
          <w:sz w:val="24"/>
          <w:szCs w:val="24"/>
        </w:rPr>
        <w:t xml:space="preserve">thu được dataframe nhị phân có 1057 dòng tượng trưng cho 1057 món ăn từ hai website (trong đó, </w:t>
      </w:r>
      <w:r w:rsidR="5CA24737" w:rsidRPr="40CD7B01">
        <w:rPr>
          <w:rFonts w:ascii="Times New Roman" w:hAnsi="Times New Roman" w:cs="Times New Roman"/>
          <w:sz w:val="24"/>
          <w:szCs w:val="24"/>
        </w:rPr>
        <w:t xml:space="preserve">website Kitchenart có 682 món ăn, website Kokotaru </w:t>
      </w:r>
      <w:r w:rsidR="1F08BFED" w:rsidRPr="40CD7B01">
        <w:rPr>
          <w:rFonts w:ascii="Times New Roman" w:hAnsi="Times New Roman" w:cs="Times New Roman"/>
          <w:sz w:val="24"/>
          <w:szCs w:val="24"/>
        </w:rPr>
        <w:t>có 375 món ăn)</w:t>
      </w:r>
      <w:r w:rsidR="7F9B5FE5" w:rsidRPr="40CD7B01">
        <w:rPr>
          <w:rFonts w:ascii="Times New Roman" w:hAnsi="Times New Roman" w:cs="Times New Roman"/>
          <w:sz w:val="24"/>
          <w:szCs w:val="24"/>
        </w:rPr>
        <w:t xml:space="preserve"> và 814 cột tượng trưng cho danh sách 813 nguyên liệu tìm thấy.</w:t>
      </w:r>
    </w:p>
    <w:p w14:paraId="385EF9FE" w14:textId="4CD30FF8" w:rsidR="7F9B5FE5" w:rsidRDefault="7F9B5FE5" w:rsidP="40CD7B01">
      <w:pPr>
        <w:pStyle w:val="ListParagraph"/>
        <w:ind w:left="0"/>
        <w:jc w:val="center"/>
      </w:pPr>
      <w:r>
        <w:drawing>
          <wp:inline distT="0" distB="0" distL="0" distR="0" wp14:anchorId="4C1F3162" wp14:editId="23FF2A35">
            <wp:extent cx="5515008" cy="1095768"/>
            <wp:effectExtent l="0" t="0" r="0" b="0"/>
            <wp:docPr id="1784970589" name="Picture 178497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r="26602"/>
                    <a:stretch>
                      <a:fillRect/>
                    </a:stretch>
                  </pic:blipFill>
                  <pic:spPr>
                    <a:xfrm>
                      <a:off x="0" y="0"/>
                      <a:ext cx="5515008" cy="1095768"/>
                    </a:xfrm>
                    <a:prstGeom prst="rect">
                      <a:avLst/>
                    </a:prstGeom>
                  </pic:spPr>
                </pic:pic>
              </a:graphicData>
            </a:graphic>
          </wp:inline>
        </w:drawing>
      </w:r>
    </w:p>
    <w:p w14:paraId="131CE49C" w14:textId="282336F1" w:rsidR="40CD7B01" w:rsidRDefault="40CD7B01" w:rsidP="40CD7B01">
      <w:pPr>
        <w:pStyle w:val="ListParagraph"/>
        <w:ind w:left="0"/>
        <w:jc w:val="both"/>
        <w:rPr>
          <w:rFonts w:ascii="Times New Roman" w:hAnsi="Times New Roman" w:cs="Times New Roman"/>
          <w:sz w:val="24"/>
          <w:szCs w:val="24"/>
        </w:rPr>
      </w:pPr>
    </w:p>
    <w:p w14:paraId="17EA0094" w14:textId="00D61563" w:rsidR="007120CE" w:rsidRPr="00512F16" w:rsidRDefault="00F75F05" w:rsidP="40CD7B01">
      <w:pPr>
        <w:pStyle w:val="ListParagraph"/>
        <w:numPr>
          <w:ilvl w:val="0"/>
          <w:numId w:val="33"/>
        </w:numPr>
        <w:jc w:val="both"/>
        <w:rPr>
          <w:rFonts w:ascii="Times New Roman" w:hAnsi="Times New Roman" w:cs="Times New Roman"/>
          <w:sz w:val="24"/>
          <w:szCs w:val="24"/>
        </w:rPr>
      </w:pPr>
      <w:r w:rsidRPr="40CD7B01">
        <w:rPr>
          <w:rFonts w:ascii="Times New Roman" w:hAnsi="Times New Roman" w:cs="Times New Roman"/>
          <w:sz w:val="24"/>
          <w:szCs w:val="24"/>
        </w:rPr>
        <w:t>Vấn đề khó khăn gặp phải: đ</w:t>
      </w:r>
      <w:r w:rsidR="007120CE" w:rsidRPr="40CD7B01">
        <w:rPr>
          <w:rFonts w:ascii="Times New Roman" w:hAnsi="Times New Roman" w:cs="Times New Roman"/>
          <w:sz w:val="24"/>
          <w:szCs w:val="24"/>
        </w:rPr>
        <w:t>ối</w:t>
      </w:r>
      <w:r w:rsidR="007120CE" w:rsidRPr="00512F16">
        <w:rPr>
          <w:rFonts w:ascii="Times New Roman" w:hAnsi="Times New Roman" w:cs="Times New Roman"/>
          <w:sz w:val="24"/>
          <w:szCs w:val="24"/>
        </w:rPr>
        <w:t xml:space="preserve"> với website Kokotaru, bởi vì cấu trúc đặc biệt của web đã dẫn đến việc trong một số trường hợp, kết quả trả về từ việc cào dữ liệu không phải là nguyên liệu của món ăn. Trong một số trường hợp khác, tên nguyên liệu không được trình bày thành các dòng phân biệt mà được biểu thị trong một đoạn văn miêu tả, cho nên phải mất thời gian lâu hơn cũng như phương pháp phức tạp hơn để giải quyết vấn đề này.</w:t>
      </w:r>
      <w:r w:rsidR="007120CE" w:rsidRPr="00512F16">
        <w:rPr>
          <w:rFonts w:ascii="Times New Roman" w:hAnsi="Times New Roman" w:cs="Times New Roman"/>
          <w:sz w:val="24"/>
          <w:szCs w:val="24"/>
        </w:rPr>
        <w:br w:type="page"/>
      </w:r>
    </w:p>
    <w:p w14:paraId="03D82333" w14:textId="77777777" w:rsidR="007120CE" w:rsidRPr="00512F16" w:rsidRDefault="007120CE" w:rsidP="007120CE">
      <w:pPr>
        <w:pStyle w:val="ListParagraph"/>
        <w:ind w:left="1080"/>
        <w:rPr>
          <w:rFonts w:ascii="Times New Roman" w:hAnsi="Times New Roman" w:cs="Times New Roman"/>
          <w:sz w:val="24"/>
          <w:szCs w:val="24"/>
        </w:rPr>
      </w:pPr>
    </w:p>
    <w:p w14:paraId="1DC5C4E1" w14:textId="0C7B28C7" w:rsidR="00773168" w:rsidRPr="00512F16" w:rsidRDefault="000C1BDB" w:rsidP="00773168">
      <w:pPr>
        <w:pStyle w:val="Heading1"/>
        <w:rPr>
          <w:rFonts w:ascii="Times New Roman" w:hAnsi="Times New Roman" w:cs="Times New Roman"/>
          <w:b/>
          <w:bCs/>
          <w:color w:val="000000" w:themeColor="text1"/>
        </w:rPr>
      </w:pPr>
      <w:bookmarkStart w:id="17" w:name="_Toc183263807"/>
      <w:r w:rsidRPr="00512F16">
        <w:rPr>
          <w:rFonts w:ascii="Times New Roman" w:hAnsi="Times New Roman" w:cs="Times New Roman"/>
          <w:b/>
          <w:bCs/>
          <w:color w:val="000000" w:themeColor="text1"/>
        </w:rPr>
        <w:t>Phần</w:t>
      </w:r>
      <w:r w:rsidR="00773168" w:rsidRPr="00512F16">
        <w:rPr>
          <w:rFonts w:ascii="Times New Roman" w:hAnsi="Times New Roman" w:cs="Times New Roman"/>
          <w:b/>
          <w:bCs/>
          <w:color w:val="000000" w:themeColor="text1"/>
        </w:rPr>
        <w:t xml:space="preserve"> </w:t>
      </w:r>
      <w:r w:rsidR="003479A0" w:rsidRPr="00512F16">
        <w:rPr>
          <w:rFonts w:ascii="Times New Roman" w:hAnsi="Times New Roman" w:cs="Times New Roman"/>
          <w:b/>
          <w:bCs/>
          <w:color w:val="000000" w:themeColor="text1"/>
        </w:rPr>
        <w:t>3</w:t>
      </w:r>
      <w:r w:rsidR="00773168" w:rsidRPr="00512F16">
        <w:rPr>
          <w:rFonts w:ascii="Times New Roman" w:hAnsi="Times New Roman" w:cs="Times New Roman"/>
          <w:b/>
          <w:bCs/>
          <w:color w:val="000000" w:themeColor="text1"/>
        </w:rPr>
        <w:t>:</w:t>
      </w:r>
      <w:bookmarkEnd w:id="17"/>
      <w:r w:rsidRPr="00512F16">
        <w:rPr>
          <w:rFonts w:ascii="Times New Roman" w:hAnsi="Times New Roman" w:cs="Times New Roman"/>
          <w:b/>
          <w:bCs/>
          <w:color w:val="000000" w:themeColor="text1"/>
        </w:rPr>
        <w:t xml:space="preserve"> </w:t>
      </w:r>
      <w:r w:rsidR="00376F61" w:rsidRPr="00512F16">
        <w:rPr>
          <w:rFonts w:ascii="Times New Roman" w:hAnsi="Times New Roman" w:cs="Times New Roman"/>
          <w:i/>
          <w:iCs/>
          <w:color w:val="000000" w:themeColor="text1"/>
          <w:sz w:val="36"/>
          <w:szCs w:val="36"/>
        </w:rPr>
        <w:t>Khám phá dữ liệu.</w:t>
      </w:r>
    </w:p>
    <w:p w14:paraId="71484339" w14:textId="5594C5C8"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3" behindDoc="0" locked="0" layoutInCell="1" allowOverlap="1" wp14:anchorId="4480041B" wp14:editId="7E2A48DC">
            <wp:simplePos x="0" y="0"/>
            <wp:positionH relativeFrom="margin">
              <wp:align>center</wp:align>
            </wp:positionH>
            <wp:positionV relativeFrom="paragraph">
              <wp:posOffset>668366</wp:posOffset>
            </wp:positionV>
            <wp:extent cx="5937885" cy="5937885"/>
            <wp:effectExtent l="0" t="0" r="5715" b="5715"/>
            <wp:wrapSquare wrapText="bothSides"/>
            <wp:docPr id="655497917"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p>
    <w:p w14:paraId="119F0560" w14:textId="5594C5C8" w:rsidR="00773168" w:rsidRPr="00512F16" w:rsidRDefault="00773168" w:rsidP="00773168">
      <w:pPr>
        <w:jc w:val="center"/>
      </w:pPr>
      <w:r w:rsidRPr="00512F16">
        <w:rPr>
          <w:rFonts w:ascii="Times New Roman" w:hAnsi="Times New Roman" w:cs="Times New Roman"/>
          <w:i/>
          <w:iCs/>
          <w:color w:val="000000" w:themeColor="text1"/>
          <w:sz w:val="28"/>
          <w:szCs w:val="28"/>
        </w:rPr>
        <w:br/>
      </w:r>
    </w:p>
    <w:p w14:paraId="7DF37549" w14:textId="55BE008A" w:rsidR="00773168" w:rsidRPr="00512F16" w:rsidRDefault="00773168" w:rsidP="0E9C0B64">
      <w:pPr>
        <w:pStyle w:val="Heading1"/>
        <w:rPr>
          <w:rFonts w:ascii="Times New Roman" w:hAnsi="Times New Roman" w:cs="Times New Roman"/>
          <w:sz w:val="28"/>
          <w:szCs w:val="28"/>
        </w:rPr>
      </w:pPr>
    </w:p>
    <w:p w14:paraId="1FFF3D13" w14:textId="705A332D" w:rsidR="64158FF2" w:rsidRPr="00512F16" w:rsidRDefault="64158FF2" w:rsidP="64158FF2">
      <w:pPr>
        <w:spacing w:after="0"/>
        <w:rPr>
          <w:rFonts w:ascii="Times New Roman" w:eastAsia="Times New Roman" w:hAnsi="Times New Roman" w:cs="Times New Roman"/>
          <w:b/>
          <w:bCs/>
          <w:sz w:val="24"/>
          <w:szCs w:val="24"/>
        </w:rPr>
      </w:pPr>
    </w:p>
    <w:p w14:paraId="452F07DC" w14:textId="1EE5A131" w:rsidR="0004028D" w:rsidRPr="0004028D" w:rsidRDefault="00FA2971" w:rsidP="0004028D">
      <w:pPr>
        <w:numPr>
          <w:ilvl w:val="0"/>
          <w:numId w:val="27"/>
        </w:numPr>
        <w:spacing w:after="0"/>
        <w:rPr>
          <w:rFonts w:ascii="Times New Roman" w:eastAsia="Times New Roman" w:hAnsi="Times New Roman" w:cs="Times New Roman"/>
          <w:b/>
          <w:bCs/>
          <w:sz w:val="24"/>
          <w:szCs w:val="24"/>
        </w:rPr>
      </w:pPr>
      <w:r w:rsidRPr="39FB251E">
        <w:rPr>
          <w:rFonts w:ascii="Times New Roman" w:eastAsia="Times New Roman" w:hAnsi="Times New Roman" w:cs="Times New Roman"/>
          <w:b/>
          <w:bCs/>
          <w:sz w:val="24"/>
          <w:szCs w:val="24"/>
        </w:rPr>
        <w:lastRenderedPageBreak/>
        <w:t>Tìm hiểu về tập dữ liệu</w:t>
      </w:r>
      <w:r w:rsidR="0004028D" w:rsidRPr="39FB251E">
        <w:rPr>
          <w:rFonts w:ascii="Times New Roman" w:eastAsia="Times New Roman" w:hAnsi="Times New Roman" w:cs="Times New Roman"/>
          <w:b/>
          <w:bCs/>
          <w:sz w:val="24"/>
          <w:szCs w:val="24"/>
        </w:rPr>
        <w:t>:</w:t>
      </w:r>
    </w:p>
    <w:p w14:paraId="384D5425" w14:textId="77777777" w:rsidR="0004028D" w:rsidRPr="0004028D" w:rsidRDefault="0004028D" w:rsidP="0004028D">
      <w:p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Dựa trên data đã thu thập được, ta bắt đầu quy trình tiền xử lý và phân tích để hiểu rõ hơn về tập dữ liệu. Tiến hành đặt một vài câu hỏi sơ bộ:</w:t>
      </w:r>
    </w:p>
    <w:p w14:paraId="09A1E563"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Dữ liệu gồm mấy dòng, mấy cột?</w:t>
      </w:r>
    </w:p>
    <w:p w14:paraId="22E9C78E"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Ý nghĩa của mỗi dòng? Có tồn tại các dòng trùng nhau hay không? </w:t>
      </w:r>
    </w:p>
    <w:p w14:paraId="7D995C1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Ý nghĩa của từng cột? Kiểu dữ liệu hiện tại của từng cột? Có cột nào có kiểu dữ liệu không phù hợp hay không?</w:t>
      </w:r>
    </w:p>
    <w:p w14:paraId="7F6EBF7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Đối với các cột có kiểu số, mỗi giá trị trong cột đóng góp ra sao? Có tồn tại giá trị thiếu không? Min? Max? Có tồn tại các giá trị bất thường trong cột hay không?</w:t>
      </w:r>
    </w:p>
    <w:p w14:paraId="56B3FB4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Đối với các cột phân loại, có tồn tại giá trị thiếu không? Có bao nhiêu giá trị phân biệt? </w:t>
      </w:r>
    </w:p>
    <w:p w14:paraId="51BC359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Kiểm tra lại toàn bộ tập dữ liệu đã phù hợp hay chưa?</w:t>
      </w:r>
    </w:p>
    <w:p w14:paraId="47A9041B" w14:textId="6F4D5C70" w:rsidR="00C96354" w:rsidRPr="00512F16" w:rsidRDefault="0004028D" w:rsidP="0E9C0B64">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t>Phân tích dữ liệu:</w:t>
      </w:r>
    </w:p>
    <w:p w14:paraId="21180506" w14:textId="1BCECD60" w:rsidR="00773168" w:rsidRPr="00512F16" w:rsidRDefault="0E9C0B64" w:rsidP="0E9C0B6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khám phá dữ liệu được chia thành 2 phần để chúng ta dễ theo dõi, đó là:</w:t>
      </w:r>
    </w:p>
    <w:p w14:paraId="21E4BCCA" w14:textId="359B22B9"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1: Phân tích sự phổ biến của các nguyên liệu thành phần và khả năng kết hợp của chúng.</w:t>
      </w:r>
    </w:p>
    <w:p w14:paraId="3BC795EE" w14:textId="0AE3E1B4"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Phần 2: Phân tích độ phức tạp của các món ăn dựa trên </w:t>
      </w:r>
      <w:r w:rsidR="736F11B1" w:rsidRPr="00512F16">
        <w:rPr>
          <w:rFonts w:ascii="Times New Roman" w:eastAsia="Times New Roman" w:hAnsi="Times New Roman" w:cs="Times New Roman"/>
          <w:sz w:val="24"/>
          <w:szCs w:val="24"/>
        </w:rPr>
        <w:t>số lượng nguyên liệu cũng như độ phổ biến của chúng.</w:t>
      </w:r>
    </w:p>
    <w:p w14:paraId="0F281220" w14:textId="7AFBF02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Sau đây chúng ta đi vào phần thứ nhất:</w:t>
      </w:r>
    </w:p>
    <w:p w14:paraId="45796721" w14:textId="5F07037D" w:rsidR="00773168" w:rsidRPr="00512F16" w:rsidRDefault="736F11B1" w:rsidP="009D3175">
      <w:pPr>
        <w:pStyle w:val="ListParagraph"/>
        <w:numPr>
          <w:ilvl w:val="0"/>
          <w:numId w:val="30"/>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Phân tích sự phổ biến của các nguyên liệu thành phần và khả năng kết hợp của chúng.</w:t>
      </w:r>
    </w:p>
    <w:p w14:paraId="45E64B92" w14:textId="24DF722A" w:rsidR="00773168" w:rsidRPr="00512F16" w:rsidRDefault="736F11B1" w:rsidP="00BF5F5A">
      <w:pPr>
        <w:pStyle w:val="ListParagraph"/>
        <w:numPr>
          <w:ilvl w:val="0"/>
          <w:numId w:val="31"/>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Sự phổ biến của thành phần</w:t>
      </w:r>
    </w:p>
    <w:p w14:paraId="6E759E8B" w14:textId="71018DC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Dựa vào tập dữ liệu, ta quan sát biểu đồ top 20 thành phần được sử dụng nhiều nhất sau đây:</w:t>
      </w:r>
    </w:p>
    <w:p w14:paraId="037FFB89" w14:textId="43512696" w:rsidR="00773168" w:rsidRPr="00512F16" w:rsidRDefault="00773168" w:rsidP="736F11B1">
      <w:pPr>
        <w:spacing w:after="0"/>
        <w:rPr>
          <w:rFonts w:ascii="Times New Roman" w:eastAsia="Times New Roman" w:hAnsi="Times New Roman" w:cs="Times New Roman"/>
          <w:sz w:val="24"/>
          <w:szCs w:val="24"/>
        </w:rPr>
      </w:pPr>
      <w:r w:rsidRPr="00512F16">
        <w:lastRenderedPageBreak/>
        <w:drawing>
          <wp:inline distT="0" distB="0" distL="0" distR="0" wp14:anchorId="488D64A4" wp14:editId="378BBA99">
            <wp:extent cx="5943600" cy="3543300"/>
            <wp:effectExtent l="0" t="0" r="0" b="0"/>
            <wp:docPr id="1658318275" name="Picture 165831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318275"/>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736F11B1" w:rsidRPr="00512F16">
        <w:rPr>
          <w:rFonts w:ascii="Times New Roman" w:eastAsia="Times New Roman" w:hAnsi="Times New Roman" w:cs="Times New Roman"/>
          <w:b/>
          <w:i/>
          <w:sz w:val="24"/>
          <w:szCs w:val="24"/>
        </w:rPr>
        <w:t>Nhận xét :</w:t>
      </w:r>
    </w:p>
    <w:p w14:paraId="7C01DC7C" w14:textId="01918C7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phổ biến nhất:</w:t>
      </w:r>
    </w:p>
    <w:p w14:paraId="2D81C4D7" w14:textId="1BC2E87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đứng đầu với tần suất sử dụng cao nhất, vượt trội so với các thành phần khác. Đây là một gia vị cơ bản và không thể thiếu trong hầu hết các món ăn.</w:t>
      </w:r>
    </w:p>
    <w:p w14:paraId="3F9C9824" w14:textId="36E777C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Các thành phần cơ bản khác:</w:t>
      </w:r>
    </w:p>
    <w:p w14:paraId="33236BAB" w14:textId="3D0EF4C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Đường (sugar), trứng (egg), nước (water), và tiêu (pepper) cũng có tần suất sử dụng rất cao, cho thấy đây là những nguyên liệu thiết yếu trong cả nấu ăn và làm bánh.</w:t>
      </w:r>
    </w:p>
    <w:p w14:paraId="51829536" w14:textId="54F4CFE1"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Chất béo và bột:</w:t>
      </w:r>
    </w:p>
    <w:p w14:paraId="315C56F6" w14:textId="3DC38F0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bơ nhạt (unsalted butter), sữa (milk), dầu ăn (cooking oil), và các loại bột (all-purpose flour, baking powder, flour) xuất hiện nhiều, thể hiện vai trò quan trọng trong chế biến các món ăn và bánh.</w:t>
      </w:r>
    </w:p>
    <w:p w14:paraId="05D21649" w14:textId="7ED1CB8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Gia vị và phụ liệu:</w:t>
      </w:r>
    </w:p>
    <w:p w14:paraId="19E000EF" w14:textId="5438D7A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Tỏi (garlic), nước cốt chanh (lemon juice), nước mắm (fish sauce), và chiết xuất vani (vanilla extract) là những gia vị, phụ liệu thường dùng để tăng hương vị cho món ăn.</w:t>
      </w:r>
    </w:p>
    <w:p w14:paraId="43C8C4ED" w14:textId="78669C5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Đa dạng ứng dụng:</w:t>
      </w:r>
    </w:p>
    <w:p w14:paraId="3090EF0B" w14:textId="1F277BF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kết hợp giữa các thành phần cơ bản (muối, đường, trứng, bột) và các gia vị (tỏi, tiêu, nước mắm) cho thấy tập dữ liệu có thể liên quan đến nhiều loại món ăn, từ món ăn mặn đến món tráng miệng.</w:t>
      </w:r>
    </w:p>
    <w:p w14:paraId="42205B8D" w14:textId="51960B5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Quan sát bổ sung:</w:t>
      </w:r>
    </w:p>
    <w:p w14:paraId="1FA5A6EE" w14:textId="185317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Có sự phân hóa rõ rệt giữa các thành phần hàng đầu (muối, đường) và các thành phần xếp cuối (vanilla, lemon), cho thấy tần suất sử dụng không đồng đều.</w:t>
      </w:r>
    </w:p>
    <w:p w14:paraId="51AF7F0F" w14:textId="3E95F6F0" w:rsidR="00773168" w:rsidRPr="00512F16" w:rsidRDefault="736F11B1" w:rsidP="736F11B1">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Một số thông tin hữu ích :</w:t>
      </w:r>
    </w:p>
    <w:p w14:paraId="1471E42D" w14:textId="089F9D7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Thành phần thiết yếu trong nấu ăn</w:t>
      </w:r>
    </w:p>
    <w:p w14:paraId="0BE1EF47" w14:textId="208A5D8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và đường (sugar) là hai thành phần được sử dụng phổ biến nhất, cho thấy chúng là nguyên liệu cơ bản trong hầu hết các công thức nấu ăn, bất kể món ăn mặn hay ngọt.</w:t>
      </w:r>
    </w:p>
    <w:p w14:paraId="143842A3" w14:textId="3D77FD1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trứng (egg), nước (water), và tiêu (pepper) cũng rất phổ biến, nhấn mạnh vai trò của chúng trong nhiều loại món ăn từ món chính đến món tráng miệng.</w:t>
      </w:r>
    </w:p>
    <w:p w14:paraId="4D99FC27" w14:textId="412F55AE"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Đặc điểm của công thức trong dữ liệu</w:t>
      </w:r>
    </w:p>
    <w:p w14:paraId="2BED8E54" w14:textId="218B4EF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xuất hiện đồng thời của bột mì (all-purpose flour), baking powder, và chiết xuất vani (vanilla extract) cho thấy tập dữ liệu này có thể chứa nhiều công thức làm bánh hoặc món ăn cần nướng.</w:t>
      </w:r>
    </w:p>
    <w:p w14:paraId="4C91B274" w14:textId="30C79AE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tỏi (garlic), nước mắm (fish sauce), và chanh (lemon) thường liên quan đến các món ăn châu Á hoặc món ăn mặn, cho thấy sự đa dạng về văn hóa ẩm thực.</w:t>
      </w:r>
    </w:p>
    <w:p w14:paraId="4E8C254A" w14:textId="0A6BFEF4"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cơ bản và bổ trợ</w:t>
      </w:r>
    </w:p>
    <w:p w14:paraId="6D185346" w14:textId="53FE910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dầu ăn (cooking oil) đều xuất hiện trong danh sách, cho thấy dầu mỡ đóng vai trò quan trọng trong chế biến, từ chiên xào đến nướng.</w:t>
      </w:r>
    </w:p>
    <w:p w14:paraId="177B4DE1" w14:textId="28C4889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bổ trợ như nước cốt chanh (lemon juice) và vanilla extract ít xuất hiện hơn, chứng tỏ chúng thường là nguyên liệu đặc trưng dùng để gia giảm hương vị.</w:t>
      </w:r>
    </w:p>
    <w:p w14:paraId="12BC3A5E" w14:textId="4CBE713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phổ biến theo tần suất</w:t>
      </w:r>
    </w:p>
    <w:p w14:paraId="1CECDAEE" w14:textId="27B743A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đầu bảng như muối và đường có tần suất sử dụng gấp đôi, thậm chí gấp ba lần so với các thành phần xếp cuối như nước mắm hay vanilla, điều này gợi ý rằng:</w:t>
      </w:r>
    </w:p>
    <w:p w14:paraId="043E977F" w14:textId="7AF3A0D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và đường được sử dụng gần như trong mọi công thức.</w:t>
      </w:r>
    </w:p>
    <w:p w14:paraId="4BBC7746" w14:textId="5AA80C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Một số thành phần như nước mắm hoặc vanilla chỉ xuất hiện trong những món đặc trưng.</w:t>
      </w:r>
    </w:p>
    <w:p w14:paraId="762D432E" w14:textId="43B8A94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11713837" w14:textId="5C045FC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hoặc nhà kinh doanh thực phẩm: Họ có thể ưu tiên trữ lượng lớn các thành phần phổ biến như muối, đường, và trứng vì chúng có tần suất sử dụng cao.</w:t>
      </w:r>
    </w:p>
    <w:p w14:paraId="51479764" w14:textId="552BC3E9" w:rsidR="00773168" w:rsidRPr="00512F16" w:rsidRDefault="736F11B1" w:rsidP="736F11B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sz w:val="24"/>
          <w:szCs w:val="24"/>
        </w:rPr>
        <w:t xml:space="preserve">    - Đối với người lập kế hoạch sản xuất: Sự phổ biến của các nguyên liệu này có thể giúp xác định trọng tâm cho các chiến dịch quảng cáo hoặc phát triển sản phẩm.</w:t>
      </w:r>
    </w:p>
    <w:p w14:paraId="2F273492" w14:textId="4211E55C" w:rsidR="00773168" w:rsidRPr="00512F16" w:rsidRDefault="736F11B1"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Khả năng kết hợp của các thành phần phổ biến</w:t>
      </w:r>
    </w:p>
    <w:p w14:paraId="21B3BFB1" w14:textId="23E269A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Chúng ta cùng xem qua ma trận tương quan giữa 20 nguyên liệu phổ biến nhất đã lọc ra ở trên:</w:t>
      </w:r>
    </w:p>
    <w:p w14:paraId="69850445" w14:textId="13B503DA" w:rsidR="00773168" w:rsidRPr="00512F16" w:rsidRDefault="00773168" w:rsidP="736F11B1">
      <w:pPr>
        <w:spacing w:after="0"/>
        <w:rPr>
          <w:b/>
          <w:sz w:val="24"/>
          <w:szCs w:val="24"/>
        </w:rPr>
      </w:pPr>
      <w:r w:rsidRPr="00512F16">
        <w:lastRenderedPageBreak/>
        <w:drawing>
          <wp:inline distT="0" distB="0" distL="0" distR="0" wp14:anchorId="37BECA84" wp14:editId="02BC406A">
            <wp:extent cx="5943600" cy="5257800"/>
            <wp:effectExtent l="0" t="0" r="0" b="0"/>
            <wp:docPr id="2129497802" name="Picture 212949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497802"/>
                    <pic:cNvPicPr/>
                  </pic:nvPicPr>
                  <pic:blipFill>
                    <a:blip r:embed="rId21">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r w:rsidR="736F11B1" w:rsidRPr="00512F16">
        <w:rPr>
          <w:b/>
          <w:i/>
          <w:sz w:val="24"/>
          <w:szCs w:val="24"/>
        </w:rPr>
        <w:t>Nhận xét</w:t>
      </w:r>
      <w:r w:rsidR="3EDA2DB8" w:rsidRPr="00512F16">
        <w:rPr>
          <w:b/>
          <w:i/>
          <w:sz w:val="24"/>
          <w:szCs w:val="24"/>
        </w:rPr>
        <w:t xml:space="preserve"> </w:t>
      </w:r>
      <w:r w:rsidR="1929E79D" w:rsidRPr="00512F16">
        <w:rPr>
          <w:b/>
          <w:i/>
          <w:sz w:val="24"/>
          <w:szCs w:val="24"/>
        </w:rPr>
        <w:t>:</w:t>
      </w:r>
    </w:p>
    <w:p w14:paraId="22AC1DEF" w14:textId="318E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cao giữa các nguyên liệu (màu đỏ đậm)</w:t>
      </w:r>
    </w:p>
    <w:p w14:paraId="712741F2" w14:textId="127EB2F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Bột mì đa dụng (all-purpose flour) và baking powder có mức tương quan cao (~0.38): Đây là cặp nguyên liệu thường xuất hiện cùng nhau trong các công thức làm bánh.</w:t>
      </w:r>
    </w:p>
    <w:p w14:paraId="33D6CC19" w14:textId="3285274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bột mì đa dụng (all-purpose flour): Mức độ tương quan cao (~0.37) cho thấy chúng cũng thường được sử dụng cùng trong các món bánh hoặc nướng.</w:t>
      </w:r>
    </w:p>
    <w:p w14:paraId="41F528B1" w14:textId="2298A51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thấp hoặc gần như không liên quan (màu xanh nhạt)</w:t>
      </w:r>
    </w:p>
    <w:p w14:paraId="524043CE" w14:textId="04E1304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Nước mắm (fish sauce) và các nguyên liệu làm bánh (ví dụ: vanilla extract, baking powder): Tương quan thấp hoặc âm, điều này phản ánh sự khác biệt rõ ràng giữa món ăn mặn và món tráng miệng.</w:t>
      </w:r>
    </w:p>
    <w:p w14:paraId="703383B5" w14:textId="679D2B3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Tiêu (pepper) và đường (sugar): Mức tương quan thấp (~-0.27), cho thấy đường và tiêu ít khi được sử dụng cùng nhau.</w:t>
      </w:r>
    </w:p>
    <w:p w14:paraId="733450C0" w14:textId="646C5B3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liên quan nhóm nguyên liệu</w:t>
      </w:r>
    </w:p>
    <w:p w14:paraId="183A3987" w14:textId="00C9A78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Nhóm làm bánh: Các nguyên liệu như bột mì (flour), bột nở (baking powder), vani (vanilla extract), và bơ (butter) có mức độ liên quan cao, phản ánh nhóm nguyên liệu chính cho các món bánh.</w:t>
      </w:r>
    </w:p>
    <w:p w14:paraId="21A8A9C5" w14:textId="11265E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nấu ăn mặn: Nước mắm (fish sauce), tỏi (garlic), tiêu (pepper), và hành (onion) có xu hướng liên quan chặt chẽ hơn, phù hợp với các món ăn mặn trong nấu ăn.</w:t>
      </w:r>
    </w:p>
    <w:p w14:paraId="2DA915E9" w14:textId="43BEA20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Nguyên liệu có vai trò trung gian</w:t>
      </w:r>
    </w:p>
    <w:p w14:paraId="617703D6" w14:textId="11B5B00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Có mức tương quan nhẹ dương (~0.1–0.3) với hầu hết các nguyên liệu, cho thấy đây là thành phần cơ bản có thể xuất hiện trong cả món ăn mặn và món ngọt.</w:t>
      </w:r>
    </w:p>
    <w:p w14:paraId="6FAF36B4" w14:textId="398B0B3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Dầu ăn (cooking oil): Tương quan tương đối đồng đều với nhiều nguyên liệu khác (~0.1–0.2), thể hiện tính linh hoạt trong cả làm bánh và nấu ăn.</w:t>
      </w:r>
    </w:p>
    <w:p w14:paraId="2A25CCDF" w14:textId="57759A3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521C6832" w14:textId="72E74F2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Biểu đồ giúp nhận ra các cặp nguyên liệu thường xuất hiện cùng nhau để lên kế hoạch mua sắm và chuẩn bị nguyên liệu hiệu quả hơn.</w:t>
      </w:r>
    </w:p>
    <w:p w14:paraId="4A1F0010" w14:textId="7C64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nhà phát triển sản phẩm thực phẩm: Có thể sử dụng các cặp nguyên liệu có tương quan cao để thiết kế sản phẩm hoặc công thức mới, ví dụ: các sản phẩm bánh nướng nên ưu tiên kết hợp bơ, bột mì và bột nở.</w:t>
      </w:r>
    </w:p>
    <w:p w14:paraId="2601ED57" w14:textId="2FE0EC65" w:rsidR="0E9C0B64" w:rsidRPr="00512F16" w:rsidRDefault="736F11B1" w:rsidP="00B42EE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Trong phân tích dữ liệu: Các mối quan hệ này có thể giúp tối ưu hóa cách gợi ý công thức trong các ứng dụng nấu ăn thông minh.</w:t>
      </w:r>
    </w:p>
    <w:p w14:paraId="1AA330D6" w14:textId="281D7CC6" w:rsidR="0A231D90" w:rsidRPr="00512F16" w:rsidRDefault="2457F2BE" w:rsidP="0A231D90">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Mạng lưới hương vị: Mối quan hệ giữa top 20 nguyên liệu phổ biến</w:t>
      </w:r>
    </w:p>
    <w:p w14:paraId="526289D7" w14:textId="24F6BDBA" w:rsidR="020790E6" w:rsidRPr="00512F16" w:rsidRDefault="2D033E75" w:rsidP="020790E6">
      <w:pPr>
        <w:spacing w:after="0"/>
        <w:rPr>
          <w:b/>
          <w:bCs/>
        </w:rPr>
      </w:pPr>
      <w:r w:rsidRPr="00512F16">
        <w:lastRenderedPageBreak/>
        <w:drawing>
          <wp:inline distT="0" distB="0" distL="0" distR="0" wp14:anchorId="57021C4F" wp14:editId="4DB71C42">
            <wp:extent cx="5543550" cy="4210049"/>
            <wp:effectExtent l="0" t="0" r="0" b="0"/>
            <wp:docPr id="1699201265" name="Picture 169920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201265"/>
                    <pic:cNvPicPr/>
                  </pic:nvPicPr>
                  <pic:blipFill>
                    <a:blip r:embed="rId22">
                      <a:extLst>
                        <a:ext uri="{28A0092B-C50C-407E-A947-70E740481C1C}">
                          <a14:useLocalDpi xmlns:a14="http://schemas.microsoft.com/office/drawing/2010/main" val="0"/>
                        </a:ext>
                      </a:extLst>
                    </a:blip>
                    <a:stretch>
                      <a:fillRect/>
                    </a:stretch>
                  </pic:blipFill>
                  <pic:spPr>
                    <a:xfrm>
                      <a:off x="0" y="0"/>
                      <a:ext cx="5543550" cy="4210049"/>
                    </a:xfrm>
                    <a:prstGeom prst="rect">
                      <a:avLst/>
                    </a:prstGeom>
                  </pic:spPr>
                </pic:pic>
              </a:graphicData>
            </a:graphic>
          </wp:inline>
        </w:drawing>
      </w:r>
    </w:p>
    <w:p w14:paraId="507FD403" w14:textId="2B88D371" w:rsidR="7ADF10F1" w:rsidRPr="00512F16" w:rsidRDefault="7ADF10F1" w:rsidP="7ADF10F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i/>
          <w:sz w:val="24"/>
          <w:szCs w:val="24"/>
        </w:rPr>
        <w:t>Nhận xét</w:t>
      </w:r>
    </w:p>
    <w:p w14:paraId="6BC3DD7B" w14:textId="2B358C1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Kích thước nút</w:t>
      </w:r>
    </w:p>
    <w:p w14:paraId="1C7CE199" w14:textId="2905A90D"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Kích thước của nút (node) phản ánh mức độ phổ biến hoặc tầm quan trọng của nguyên liệu trong mạng lưới.</w:t>
      </w:r>
    </w:p>
    <w:p w14:paraId="6273BF03" w14:textId="5741D92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Water (nước) và salt (muối) là các nút lớn nhất, cho thấy chúng là nguyên liệu phổ biến, được sử dụng rộng rãi và liên kết với nhiều nguyên liệu khác.</w:t>
      </w:r>
    </w:p>
    <w:p w14:paraId="0219A519" w14:textId="5700368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Olive oil (dầu ô liu) cũng là một nguyên liệu quan trọng trong mạng lưới, mặc dù ít liên kết hơn so với nước và muối.</w:t>
      </w:r>
    </w:p>
    <w:p w14:paraId="7F2105D4" w14:textId="330CAFB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Màu sắc của nút</w:t>
      </w:r>
    </w:p>
    <w:p w14:paraId="35395970" w14:textId="701BE012"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Mỗi nút có màu sắc riêng biệt để dễ nhận biết và đại diện cho các nguyên liệu khác nhau.</w:t>
      </w:r>
    </w:p>
    <w:p w14:paraId="5990E72B" w14:textId="14FC94D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làm bánh (flour, sugar, butter, vanilla) thường tập trung gần nhau.</w:t>
      </w:r>
    </w:p>
    <w:p w14:paraId="23AE9F48" w14:textId="4B51EEC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nguyên liệu mặn (pepper, garlic, onion, cooking oil) cũng nằm gần nhau, phản ánh sự tương đồng về cách sử dụng.</w:t>
      </w:r>
    </w:p>
    <w:p w14:paraId="3258120E" w14:textId="6158458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Đường liên kết</w:t>
      </w:r>
    </w:p>
    <w:p w14:paraId="69837A05" w14:textId="0505420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Độ dày của đường liên kết thể hiện mức độ chia sẻ hợp chất hương vị giữa hai nguyên liệu.</w:t>
      </w:r>
    </w:p>
    <w:p w14:paraId="6E8BCA5F" w14:textId="1B32365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Ví dụ: Salt (muối) có liên kết mạnh với lemon (chanh) và water (nước), phản ánh vai trò quan trọng của muối trong việc cân bằng hương vị.</w:t>
      </w:r>
    </w:p>
    <w:p w14:paraId="3CDDCB1C" w14:textId="622E7A9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Flour (bột mì) và baking powder có kết nối chặt chẽ, điều này phù hợp với các công thức làm bánh.</w:t>
      </w:r>
    </w:p>
    <w:p w14:paraId="757167D3" w14:textId="75BB3B5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Phân cụm nguyên liệu</w:t>
      </w:r>
    </w:p>
    <w:p w14:paraId="5EE550EC" w14:textId="38A52B4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nguyên liệu có xu hướng tạo thành cụm (cluster) gần nhau dựa trên ứng dụng thực tế:</w:t>
      </w:r>
    </w:p>
    <w:p w14:paraId="41277FC1" w14:textId="3153A62F"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mặn: Garlic, onion, pepper, cooking oil thường được sử dụng cùng nhau trong các món ăn mặn.</w:t>
      </w:r>
    </w:p>
    <w:p w14:paraId="2815C628" w14:textId="3BE8100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làm bánh: Flour, sugar, vanilla, butter xuất hiện trong các món bánh.</w:t>
      </w:r>
    </w:p>
    <w:p w14:paraId="5BE1F573" w14:textId="6A93A4B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w:t>
      </w:r>
    </w:p>
    <w:p w14:paraId="60B26982" w14:textId="273DA1B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Phát triển công thức nấu ăn: Các nguyên liệu có liên kết chặt chẽ có thể được kết hợp để tạo ra các món ăn mới hoặc cải thiện hương vị của món ăn hiện tại.</w:t>
      </w:r>
    </w:p>
    <w:p w14:paraId="4363F14E" w14:textId="0A364EC5" w:rsidR="7E602C99" w:rsidRPr="00512F16" w:rsidRDefault="7ADF10F1" w:rsidP="7E602C99">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Phân tích dữ liệu ẩm thực: Dựa vào mạng lưới, các nhà nghiên cứu hoặc đầu bếp có thể tìm hiểu sâu hơn về sự tương thích hương vị giữa các nguyên liệu.</w:t>
      </w:r>
    </w:p>
    <w:p w14:paraId="66F5B857" w14:textId="150DF4CB" w:rsidR="03DDAB56" w:rsidRPr="00512F16" w:rsidRDefault="6C95E512"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nguyên liệu đặc trưng cho từng món</w:t>
      </w:r>
    </w:p>
    <w:p w14:paraId="6788F3D2" w14:textId="53F89D37" w:rsidR="7AF7A7DA" w:rsidRPr="00512F16" w:rsidRDefault="7AF7A7DA" w:rsidP="7AF7A7DA">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Ở phần này, nguyên liệu </w:t>
      </w:r>
      <w:r w:rsidR="0428D507" w:rsidRPr="00512F16">
        <w:rPr>
          <w:rFonts w:ascii="Times New Roman" w:eastAsia="Times New Roman" w:hAnsi="Times New Roman" w:cs="Times New Roman"/>
          <w:sz w:val="24"/>
          <w:szCs w:val="24"/>
        </w:rPr>
        <w:t>được</w:t>
      </w:r>
      <w:r w:rsidR="2A286388" w:rsidRPr="00512F16">
        <w:rPr>
          <w:rFonts w:ascii="Times New Roman" w:eastAsia="Times New Roman" w:hAnsi="Times New Roman" w:cs="Times New Roman"/>
          <w:sz w:val="24"/>
          <w:szCs w:val="24"/>
        </w:rPr>
        <w:t xml:space="preserve"> gọi là </w:t>
      </w:r>
      <w:r w:rsidR="3E06FC51" w:rsidRPr="00512F16">
        <w:rPr>
          <w:rFonts w:ascii="Times New Roman" w:eastAsia="Times New Roman" w:hAnsi="Times New Roman" w:cs="Times New Roman"/>
          <w:sz w:val="24"/>
          <w:szCs w:val="24"/>
        </w:rPr>
        <w:t xml:space="preserve">đặc trưng </w:t>
      </w:r>
      <w:r w:rsidR="409F5880" w:rsidRPr="00512F16">
        <w:rPr>
          <w:rFonts w:ascii="Times New Roman" w:eastAsia="Times New Roman" w:hAnsi="Times New Roman" w:cs="Times New Roman"/>
          <w:sz w:val="24"/>
          <w:szCs w:val="24"/>
        </w:rPr>
        <w:t xml:space="preserve">nếu nó chỉ xuất </w:t>
      </w:r>
      <w:r w:rsidR="3AEE9745" w:rsidRPr="00512F16">
        <w:rPr>
          <w:rFonts w:ascii="Times New Roman" w:eastAsia="Times New Roman" w:hAnsi="Times New Roman" w:cs="Times New Roman"/>
          <w:sz w:val="24"/>
          <w:szCs w:val="24"/>
        </w:rPr>
        <w:t>hiện 1 lần trong duy nhất 1 món ăn đó</w:t>
      </w:r>
    </w:p>
    <w:p w14:paraId="63EBDF6D" w14:textId="77777777" w:rsidR="00BF5F5A" w:rsidRPr="00512F16" w:rsidRDefault="6DE083A5" w:rsidP="41894CB3">
      <w:pPr>
        <w:spacing w:after="0"/>
        <w:rPr>
          <w:rFonts w:ascii="Times New Roman" w:eastAsia="Times New Roman" w:hAnsi="Times New Roman" w:cs="Times New Roman"/>
          <w:b/>
          <w:sz w:val="24"/>
          <w:szCs w:val="24"/>
        </w:rPr>
      </w:pPr>
      <w:r w:rsidRPr="00512F16">
        <w:drawing>
          <wp:inline distT="0" distB="0" distL="0" distR="0" wp14:anchorId="796AAC36" wp14:editId="282035EB">
            <wp:extent cx="5943600" cy="1981200"/>
            <wp:effectExtent l="0" t="0" r="0" b="0"/>
            <wp:docPr id="1561440540" name="Picture 156144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440540"/>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A50F8BD" w14:textId="1D05005E" w:rsidR="41894CB3" w:rsidRPr="00512F16" w:rsidRDefault="547AF021" w:rsidP="00BF5F5A">
      <w:pPr>
        <w:pStyle w:val="ListParagraph"/>
        <w:numPr>
          <w:ilvl w:val="0"/>
          <w:numId w:val="30"/>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độ phức tạp của các món ăn dựa trên số lượng nguyên liệu cũng như độ phổ biến của chúng</w:t>
      </w:r>
    </w:p>
    <w:p w14:paraId="74860661" w14:textId="14FB1253" w:rsidR="5A4164BB" w:rsidRPr="00512F16" w:rsidRDefault="5A4164BB" w:rsidP="5A4164BB">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Đầu tiên chúng ta cùng quan sát xem, để tạo ra mỗi món ăn thì số nguyên liệu cần thiết thường là bao nhiêu.</w:t>
      </w:r>
    </w:p>
    <w:p w14:paraId="31F860AE" w14:textId="0D66D1E2" w:rsidR="5A4164BB" w:rsidRPr="00512F16" w:rsidRDefault="5A4164BB" w:rsidP="3EDA2DB8">
      <w:pPr>
        <w:spacing w:after="0"/>
        <w:rPr>
          <w:rFonts w:ascii="Times New Roman" w:eastAsia="Times New Roman" w:hAnsi="Times New Roman" w:cs="Times New Roman"/>
          <w:b/>
          <w:bCs/>
          <w:i/>
          <w:iCs/>
          <w:sz w:val="24"/>
          <w:szCs w:val="24"/>
        </w:rPr>
      </w:pPr>
      <w:r w:rsidRPr="00512F16">
        <w:lastRenderedPageBreak/>
        <w:drawing>
          <wp:inline distT="0" distB="0" distL="0" distR="0" wp14:anchorId="64B05A65" wp14:editId="5A7CC92A">
            <wp:extent cx="5943600" cy="3543300"/>
            <wp:effectExtent l="0" t="0" r="0" b="0"/>
            <wp:docPr id="1939582320" name="Picture 193958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582320"/>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3EDA2DB8" w:rsidRPr="00512F16">
        <w:rPr>
          <w:rFonts w:ascii="Times New Roman" w:eastAsia="Times New Roman" w:hAnsi="Times New Roman" w:cs="Times New Roman"/>
          <w:b/>
          <w:bCs/>
          <w:i/>
          <w:iCs/>
          <w:sz w:val="24"/>
          <w:szCs w:val="24"/>
        </w:rPr>
        <w:t>Nhận xét</w:t>
      </w:r>
    </w:p>
    <w:p w14:paraId="194DB8C1" w14:textId="7F412B20" w:rsidR="5A4164BB" w:rsidRPr="00512F16" w:rsidRDefault="3EDA2DB8" w:rsidP="3EDA2DB8">
      <w:pPr>
        <w:spacing w:after="0"/>
      </w:pPr>
      <w:r w:rsidRPr="00512F16">
        <w:t>- Phân phối tổng thành phần:</w:t>
      </w:r>
    </w:p>
    <w:p w14:paraId="203F77D4" w14:textId="6A429C5A" w:rsidR="5A4164BB" w:rsidRPr="00512F16" w:rsidRDefault="3EDA2DB8" w:rsidP="3EDA2DB8">
      <w:pPr>
        <w:spacing w:after="0"/>
      </w:pPr>
      <w:r w:rsidRPr="00512F16">
        <w:t xml:space="preserve">    - Số lượng món ăn tăng dần khi tổng thành phần tăng từ 1 đến 8, đạt đỉnh tại khoảng 8 thành phần.</w:t>
      </w:r>
    </w:p>
    <w:p w14:paraId="2D28552D" w14:textId="6FE12CD0" w:rsidR="5A4164BB" w:rsidRPr="00512F16" w:rsidRDefault="3EDA2DB8" w:rsidP="3EDA2DB8">
      <w:pPr>
        <w:spacing w:after="0"/>
      </w:pPr>
      <w:r w:rsidRPr="00512F16">
        <w:t xml:space="preserve">    - Sau đó, số lượng món ăn giảm dần khi tổng thành phần vượt qua 8, với rất ít món có tổng thành phần lớn hơn 20.</w:t>
      </w:r>
    </w:p>
    <w:p w14:paraId="691B396B" w14:textId="5C377179" w:rsidR="5A4164BB" w:rsidRPr="00512F16" w:rsidRDefault="3EDA2DB8" w:rsidP="3EDA2DB8">
      <w:pPr>
        <w:spacing w:after="0"/>
      </w:pPr>
      <w:r w:rsidRPr="00512F16">
        <w:t>- Dạng phân phối:</w:t>
      </w:r>
    </w:p>
    <w:p w14:paraId="13E48998" w14:textId="17CAAB25" w:rsidR="5A4164BB" w:rsidRPr="00512F16" w:rsidRDefault="3EDA2DB8" w:rsidP="3EDA2DB8">
      <w:pPr>
        <w:spacing w:after="0"/>
      </w:pPr>
      <w:r w:rsidRPr="00512F16">
        <w:t xml:space="preserve">    - Dữ liệu có xu hướng phân phối lệch phải, với nhiều món ăn tập trung ở số lượng thành phần nhỏ (1–15) và rất ít món có số lượng thành phần lớn (trên 20).</w:t>
      </w:r>
    </w:p>
    <w:p w14:paraId="0A20BD78" w14:textId="6ABC6470" w:rsidR="5A4164BB" w:rsidRPr="00512F16" w:rsidRDefault="3EDA2DB8" w:rsidP="3EDA2DB8">
      <w:pPr>
        <w:spacing w:after="0"/>
      </w:pPr>
      <w:r w:rsidRPr="00512F16">
        <w:t>- Phổ biến nhất:</w:t>
      </w:r>
    </w:p>
    <w:p w14:paraId="245318BF" w14:textId="15DBC2E5" w:rsidR="5A4164BB" w:rsidRPr="00512F16" w:rsidRDefault="3EDA2DB8" w:rsidP="3EDA2DB8">
      <w:pPr>
        <w:spacing w:after="0"/>
      </w:pPr>
      <w:r w:rsidRPr="00512F16">
        <w:t xml:space="preserve">    - Tổng thành phần phổ biến nhất rơi vào khoảng 6–8, với hơn 100 món ăn trong các nhóm này.</w:t>
      </w:r>
    </w:p>
    <w:p w14:paraId="11342139" w14:textId="7DF05669" w:rsidR="5A4164BB" w:rsidRPr="00512F16" w:rsidRDefault="3EDA2DB8" w:rsidP="3EDA2DB8">
      <w:pPr>
        <w:spacing w:after="0"/>
      </w:pPr>
      <w:r w:rsidRPr="00512F16">
        <w:t>- Độ hiếm:</w:t>
      </w:r>
    </w:p>
    <w:p w14:paraId="56C9E92A" w14:textId="439F26DE" w:rsidR="5A4164BB" w:rsidRPr="00512F16" w:rsidRDefault="3EDA2DB8" w:rsidP="5A4164BB">
      <w:pPr>
        <w:spacing w:after="0"/>
      </w:pPr>
      <w:r w:rsidRPr="00512F16">
        <w:t xml:space="preserve">    - Các món ăn có trên 15 thành phần là rất hiếm, chỉ chiếm tỷ lệ nhỏ trong tổng số món.</w:t>
      </w:r>
    </w:p>
    <w:p w14:paraId="4B6C75CE" w14:textId="0B47729E" w:rsidR="00441AD4" w:rsidRDefault="00891B65" w:rsidP="5A4164BB">
      <w:pPr>
        <w:spacing w:after="0"/>
        <w:rPr>
          <w:b/>
          <w:bCs/>
          <w:i/>
          <w:iCs/>
        </w:rPr>
      </w:pPr>
      <w:r>
        <w:rPr>
          <w:b/>
          <w:bCs/>
          <w:i/>
          <w:iCs/>
        </w:rPr>
        <w:t>Tiếp theo, ta đánh giá độ phức tạp của một món ăn</w:t>
      </w:r>
    </w:p>
    <w:p w14:paraId="1F9F5DD4" w14:textId="61E5346D" w:rsidR="00E12192" w:rsidRDefault="00891B65" w:rsidP="5A4164BB">
      <w:pPr>
        <w:spacing w:after="0"/>
      </w:pPr>
      <w:r>
        <w:t xml:space="preserve">Đánh giá theo tiêu chí: </w:t>
      </w:r>
      <w:r w:rsidR="00E12192">
        <w:t>số nguyên liệu của món ăn và mức độ khan hiếm của nguyen liệu đó.</w:t>
      </w:r>
      <w:r w:rsidR="0071039A">
        <w:t xml:space="preserve"> Sau đó, chia các món ăn thành năm </w:t>
      </w:r>
      <w:r w:rsidR="009D0A5B">
        <w:t>độ phức tạp dựa vào điểm phức tạp đã tính được từ 2 tiêu chí trên.</w:t>
      </w:r>
    </w:p>
    <w:p w14:paraId="29C96456" w14:textId="585EFF87" w:rsidR="009D0A5B" w:rsidRDefault="0032533B" w:rsidP="5A4164BB">
      <w:pPr>
        <w:spacing w:after="0"/>
      </w:pPr>
      <w:r>
        <w:lastRenderedPageBreak/>
        <w:drawing>
          <wp:inline distT="0" distB="0" distL="0" distR="0" wp14:anchorId="4F7DD148" wp14:editId="316611C1">
            <wp:extent cx="5943600" cy="3545840"/>
            <wp:effectExtent l="0" t="0" r="0" b="0"/>
            <wp:docPr id="1101463227"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227" name="Picture 1" descr="A graph of a b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074914D5" w14:textId="77777777" w:rsidR="00563C14" w:rsidRDefault="003E4AEA" w:rsidP="5A4164BB">
      <w:pPr>
        <w:spacing w:after="0"/>
      </w:pPr>
      <w:r>
        <w:t xml:space="preserve">Dựa vào biểu đồ, ta nhận thấy đa số các món ăn </w:t>
      </w:r>
      <w:r w:rsidR="00B80A32">
        <w:t xml:space="preserve">có độ phức tạp dễ và trung bình, </w:t>
      </w:r>
      <w:r w:rsidR="006339C3">
        <w:t>các món ăn cần nhiều nguyên liệu phức tạp rất ít.</w:t>
      </w:r>
    </w:p>
    <w:p w14:paraId="01BC9004" w14:textId="77777777" w:rsidR="00EE6567" w:rsidRDefault="00EE6567" w:rsidP="5A4164BB">
      <w:pPr>
        <w:spacing w:after="0"/>
        <w:rPr>
          <w:b/>
          <w:bCs/>
        </w:rPr>
      </w:pPr>
      <w:r>
        <w:rPr>
          <w:b/>
          <w:bCs/>
        </w:rPr>
        <w:t>Ta quan sát xem số nguyên liệu cần có ở các món ăn phức tạp, cũng như đơn giản nhất là bao nhiêu.</w:t>
      </w:r>
    </w:p>
    <w:p w14:paraId="5A30C9A3" w14:textId="19CC5D97" w:rsidR="004826E6" w:rsidRDefault="004826E6" w:rsidP="5A4164BB">
      <w:pPr>
        <w:spacing w:after="0"/>
      </w:pPr>
      <w:r w:rsidRPr="004826E6">
        <w:drawing>
          <wp:inline distT="0" distB="0" distL="0" distR="0" wp14:anchorId="28082B7C" wp14:editId="22B02BDE">
            <wp:extent cx="2950029" cy="1168980"/>
            <wp:effectExtent l="0" t="0" r="3175" b="0"/>
            <wp:docPr id="2125113400" name="Picture 1" descr="A graph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13400" name="Picture 1" descr="A graph with different colors&#10;&#10;Description automatically generated with medium confidence"/>
                    <pic:cNvPicPr/>
                  </pic:nvPicPr>
                  <pic:blipFill>
                    <a:blip r:embed="rId26"/>
                    <a:stretch>
                      <a:fillRect/>
                    </a:stretch>
                  </pic:blipFill>
                  <pic:spPr>
                    <a:xfrm>
                      <a:off x="0" y="0"/>
                      <a:ext cx="2975944" cy="1179249"/>
                    </a:xfrm>
                    <a:prstGeom prst="rect">
                      <a:avLst/>
                    </a:prstGeom>
                  </pic:spPr>
                </pic:pic>
              </a:graphicData>
            </a:graphic>
          </wp:inline>
        </w:drawing>
      </w:r>
      <w:r w:rsidRPr="004826E6">
        <w:drawing>
          <wp:inline distT="0" distB="0" distL="0" distR="0" wp14:anchorId="24BFF91C" wp14:editId="30B071A0">
            <wp:extent cx="2981325" cy="1082005"/>
            <wp:effectExtent l="0" t="0" r="0" b="4445"/>
            <wp:docPr id="1519654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4773" name="Picture 1" descr="A screenshot of a computer screen&#10;&#10;Description automatically generated"/>
                    <pic:cNvPicPr/>
                  </pic:nvPicPr>
                  <pic:blipFill>
                    <a:blip r:embed="rId27"/>
                    <a:stretch>
                      <a:fillRect/>
                    </a:stretch>
                  </pic:blipFill>
                  <pic:spPr>
                    <a:xfrm>
                      <a:off x="0" y="0"/>
                      <a:ext cx="3016941" cy="1094931"/>
                    </a:xfrm>
                    <a:prstGeom prst="rect">
                      <a:avLst/>
                    </a:prstGeom>
                  </pic:spPr>
                </pic:pic>
              </a:graphicData>
            </a:graphic>
          </wp:inline>
        </w:drawing>
      </w:r>
    </w:p>
    <w:p w14:paraId="7C1ED0E9" w14:textId="32B683F3" w:rsidR="0032533B" w:rsidRDefault="003E4AEA" w:rsidP="00123112">
      <w:pPr>
        <w:spacing w:before="120" w:after="0"/>
      </w:pPr>
      <w:r>
        <w:t xml:space="preserve"> </w:t>
      </w:r>
      <w:r w:rsidR="00A6579B">
        <w:t xml:space="preserve">Ta có thể thấy các món ăn có độ phức tạp cao thường là các món ăn có chứa nhiều nguyên liệu (và có thể chứa các nguyên liệu </w:t>
      </w:r>
      <w:r w:rsidR="0037780B">
        <w:t xml:space="preserve">ít phổ biển), thậm chí, món ăn phức tạp nhất có đến 60 nguyên liệu cần thiết, các món còn lại cũng có số nguyên liệu dao động từ </w:t>
      </w:r>
      <w:r w:rsidR="00392FD4">
        <w:t>40-50.</w:t>
      </w:r>
    </w:p>
    <w:p w14:paraId="17A2F020" w14:textId="360E1958" w:rsidR="00392FD4" w:rsidRDefault="00392FD4" w:rsidP="00123112">
      <w:pPr>
        <w:spacing w:before="240" w:after="0"/>
      </w:pPr>
      <w:r w:rsidRPr="00392FD4">
        <w:drawing>
          <wp:inline distT="0" distB="0" distL="0" distR="0" wp14:anchorId="2603F03C" wp14:editId="57DF6781">
            <wp:extent cx="3056386" cy="1211126"/>
            <wp:effectExtent l="0" t="0" r="0" b="8255"/>
            <wp:docPr id="1388879365"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9365" name="Picture 1" descr="A graph with different colored bars&#10;&#10;Description automatically generated"/>
                    <pic:cNvPicPr/>
                  </pic:nvPicPr>
                  <pic:blipFill>
                    <a:blip r:embed="rId28"/>
                    <a:stretch>
                      <a:fillRect/>
                    </a:stretch>
                  </pic:blipFill>
                  <pic:spPr>
                    <a:xfrm>
                      <a:off x="0" y="0"/>
                      <a:ext cx="3056386" cy="1211126"/>
                    </a:xfrm>
                    <a:prstGeom prst="rect">
                      <a:avLst/>
                    </a:prstGeom>
                  </pic:spPr>
                </pic:pic>
              </a:graphicData>
            </a:graphic>
          </wp:inline>
        </w:drawing>
      </w:r>
      <w:r w:rsidR="008B011C" w:rsidRPr="008B011C">
        <w:drawing>
          <wp:inline distT="0" distB="0" distL="0" distR="0" wp14:anchorId="55EF26FA" wp14:editId="6E120A53">
            <wp:extent cx="2819400" cy="1246441"/>
            <wp:effectExtent l="0" t="0" r="0" b="0"/>
            <wp:docPr id="2023651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51029" name="Picture 1" descr="A screenshot of a computer&#10;&#10;Description automatically generated"/>
                    <pic:cNvPicPr/>
                  </pic:nvPicPr>
                  <pic:blipFill>
                    <a:blip r:embed="rId29"/>
                    <a:stretch>
                      <a:fillRect/>
                    </a:stretch>
                  </pic:blipFill>
                  <pic:spPr>
                    <a:xfrm>
                      <a:off x="0" y="0"/>
                      <a:ext cx="2872268" cy="1269814"/>
                    </a:xfrm>
                    <a:prstGeom prst="rect">
                      <a:avLst/>
                    </a:prstGeom>
                  </pic:spPr>
                </pic:pic>
              </a:graphicData>
            </a:graphic>
          </wp:inline>
        </w:drawing>
      </w:r>
    </w:p>
    <w:p w14:paraId="0C735506" w14:textId="6884173B" w:rsidR="00123112" w:rsidRPr="00891B65" w:rsidRDefault="008A609E" w:rsidP="00123112">
      <w:pPr>
        <w:spacing w:before="120" w:after="0"/>
      </w:pPr>
      <w:r>
        <w:t>Ngược lại với các món ăn phức tạp, các món đơn giản chỉ cần 1-2 nguyên liệu là có thể hoàn thành.</w:t>
      </w:r>
    </w:p>
    <w:p w14:paraId="3C3A0ED9" w14:textId="786F945A" w:rsidR="716DAAE9" w:rsidRPr="00512F16" w:rsidRDefault="2696CF44" w:rsidP="716DAAE9">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 xml:space="preserve">Xác định thành phần chính của dữ </w:t>
      </w:r>
      <w:r w:rsidR="74DDBA7C" w:rsidRPr="00512F16">
        <w:rPr>
          <w:rFonts w:ascii="Times New Roman" w:eastAsia="Times New Roman" w:hAnsi="Times New Roman" w:cs="Times New Roman"/>
          <w:b/>
          <w:i/>
          <w:sz w:val="24"/>
          <w:szCs w:val="24"/>
        </w:rPr>
        <w:t>liệu</w:t>
      </w:r>
    </w:p>
    <w:p w14:paraId="399C0F05" w14:textId="2D8B285B" w:rsidR="09AE463B"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Áp dụng PCA để tìm các thành phần chính của tập dữ liệu</w:t>
      </w:r>
    </w:p>
    <w:p w14:paraId="0D6BA225" w14:textId="59B6DD3B" w:rsidR="58B0AC6E"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Hình ảnh trực quan (2D): </w:t>
      </w:r>
    </w:p>
    <w:p w14:paraId="4BAA2D46" w14:textId="7F5C2863" w:rsidR="58B0AC6E" w:rsidRPr="00512F16" w:rsidRDefault="58B0AC6E" w:rsidP="58B0AC6E">
      <w:pPr>
        <w:spacing w:after="0"/>
      </w:pPr>
      <w:r w:rsidRPr="00512F16">
        <w:drawing>
          <wp:inline distT="0" distB="0" distL="0" distR="0" wp14:anchorId="2DE7B6A0" wp14:editId="60CE294A">
            <wp:extent cx="5943600" cy="4686300"/>
            <wp:effectExtent l="0" t="0" r="0" b="0"/>
            <wp:docPr id="797128856" name="Picture 79712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1C5E5240" w14:textId="6A253CB5" w:rsidR="00376F61" w:rsidRPr="00512F16" w:rsidRDefault="00376F61" w:rsidP="00376F61">
      <w:pPr>
        <w:pStyle w:val="Heading1"/>
        <w:rPr>
          <w:rFonts w:ascii="Times New Roman" w:hAnsi="Times New Roman" w:cs="Times New Roman"/>
          <w:b/>
          <w:bCs/>
          <w:color w:val="000000" w:themeColor="text1"/>
        </w:rPr>
      </w:pPr>
      <w:r w:rsidRPr="00512F16">
        <w:rPr>
          <w:rFonts w:ascii="Times New Roman" w:hAnsi="Times New Roman" w:cs="Times New Roman"/>
          <w:b/>
          <w:bCs/>
          <w:color w:val="000000" w:themeColor="text1"/>
        </w:rPr>
        <w:lastRenderedPageBreak/>
        <w:t>Phần 4:</w:t>
      </w:r>
      <w:r w:rsidRPr="00512F16">
        <w:rPr>
          <w:rFonts w:ascii="Times New Roman" w:hAnsi="Times New Roman" w:cs="Times New Roman"/>
          <w:i/>
          <w:iCs/>
          <w:color w:val="000000" w:themeColor="text1"/>
          <w:sz w:val="36"/>
          <w:szCs w:val="36"/>
        </w:rPr>
        <w:t xml:space="preserve"> Xây dựng và đánh giá mô hình.</w:t>
      </w:r>
    </w:p>
    <w:p w14:paraId="6986267B" w14:textId="77777777" w:rsidR="00376F61" w:rsidRPr="00512F16" w:rsidRDefault="00376F61" w:rsidP="00376F61">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4" behindDoc="0" locked="0" layoutInCell="1" allowOverlap="1" wp14:anchorId="5A7F3697" wp14:editId="5D5E2D00">
            <wp:simplePos x="0" y="0"/>
            <wp:positionH relativeFrom="margin">
              <wp:align>center</wp:align>
            </wp:positionH>
            <wp:positionV relativeFrom="paragraph">
              <wp:posOffset>668366</wp:posOffset>
            </wp:positionV>
            <wp:extent cx="5937885" cy="5937885"/>
            <wp:effectExtent l="0" t="0" r="5715" b="5715"/>
            <wp:wrapSquare wrapText="bothSides"/>
            <wp:docPr id="1320456435"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6B9D77CF" w14:textId="24E190EF" w:rsidR="003F6E8B" w:rsidRPr="00512F16" w:rsidRDefault="003F6E8B">
      <w:p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7C81F2DE" w14:textId="34C8919E" w:rsidR="002F581D" w:rsidRPr="00512F16" w:rsidRDefault="007C7FF9" w:rsidP="007C7FF9">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tập ý nghĩa cho các nguyên liệu:</w:t>
      </w:r>
    </w:p>
    <w:p w14:paraId="47CE40B4" w14:textId="79BD195A" w:rsidR="009519F4" w:rsidRPr="00512F16" w:rsidRDefault="009519F4"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Công cụ sử dụng: </w:t>
      </w:r>
      <w:r w:rsidRPr="00512F16">
        <w:rPr>
          <w:rFonts w:ascii="Times New Roman" w:hAnsi="Times New Roman" w:cs="Times New Roman"/>
          <w:sz w:val="24"/>
          <w:szCs w:val="24"/>
        </w:rPr>
        <w:t xml:space="preserve">LMStudio – </w:t>
      </w:r>
      <w:r w:rsidRPr="00512F16">
        <w:rPr>
          <w:rFonts w:ascii="Times New Roman" w:hAnsi="Times New Roman" w:cs="Times New Roman"/>
          <w:b/>
          <w:bCs/>
          <w:sz w:val="24"/>
          <w:szCs w:val="24"/>
        </w:rPr>
        <w:t>Model</w:t>
      </w:r>
      <w:r w:rsidRPr="00512F16">
        <w:rPr>
          <w:rFonts w:ascii="Times New Roman" w:hAnsi="Times New Roman" w:cs="Times New Roman"/>
          <w:sz w:val="24"/>
          <w:szCs w:val="24"/>
        </w:rPr>
        <w:t xml:space="preserve">: </w:t>
      </w:r>
      <w:r w:rsidR="003F4C1C" w:rsidRPr="00512F16">
        <w:rPr>
          <w:rFonts w:ascii="Times New Roman" w:hAnsi="Times New Roman" w:cs="Times New Roman"/>
          <w:sz w:val="24"/>
          <w:szCs w:val="24"/>
        </w:rPr>
        <w:t>Q</w:t>
      </w:r>
      <w:r w:rsidR="003A0AAD" w:rsidRPr="00512F16">
        <w:rPr>
          <w:rFonts w:ascii="Times New Roman" w:hAnsi="Times New Roman" w:cs="Times New Roman"/>
          <w:sz w:val="24"/>
          <w:szCs w:val="24"/>
        </w:rPr>
        <w:t xml:space="preserve">wQ </w:t>
      </w:r>
      <w:r w:rsidR="000C720A" w:rsidRPr="00512F16">
        <w:rPr>
          <w:rFonts w:ascii="Times New Roman" w:hAnsi="Times New Roman" w:cs="Times New Roman"/>
          <w:sz w:val="24"/>
          <w:szCs w:val="24"/>
        </w:rPr>
        <w:t>2.5 14</w:t>
      </w:r>
      <w:r w:rsidR="003A0AAD" w:rsidRPr="00512F16">
        <w:rPr>
          <w:rFonts w:ascii="Times New Roman" w:hAnsi="Times New Roman" w:cs="Times New Roman"/>
          <w:sz w:val="24"/>
          <w:szCs w:val="24"/>
        </w:rPr>
        <w:t xml:space="preserve">B </w:t>
      </w:r>
      <w:r w:rsidR="000C720A" w:rsidRPr="00512F16">
        <w:rPr>
          <w:rFonts w:ascii="Times New Roman" w:hAnsi="Times New Roman" w:cs="Times New Roman"/>
          <w:sz w:val="24"/>
          <w:szCs w:val="24"/>
        </w:rPr>
        <w:t>Instruct</w:t>
      </w:r>
      <w:r w:rsidR="003A0AAD" w:rsidRPr="00512F16">
        <w:rPr>
          <w:rFonts w:ascii="Times New Roman" w:hAnsi="Times New Roman" w:cs="Times New Roman"/>
          <w:sz w:val="24"/>
          <w:szCs w:val="24"/>
        </w:rPr>
        <w:t>.</w:t>
      </w:r>
    </w:p>
    <w:p w14:paraId="096C1339" w14:textId="362AEEB8" w:rsidR="00436124" w:rsidRPr="00512F16" w:rsidRDefault="003A0AA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Vì </w:t>
      </w:r>
      <w:r w:rsidRPr="00512F16">
        <w:rPr>
          <w:rFonts w:ascii="Times New Roman" w:hAnsi="Times New Roman" w:cs="Times New Roman"/>
          <w:sz w:val="24"/>
          <w:szCs w:val="24"/>
        </w:rPr>
        <w:t>ở đây ta sử dụng một model để generate ra các context của nguyên liệu nên có khả năng sẽ sai</w:t>
      </w:r>
      <w:r w:rsidR="00E400DA" w:rsidRPr="00512F16">
        <w:rPr>
          <w:rFonts w:ascii="Times New Roman" w:hAnsi="Times New Roman" w:cs="Times New Roman"/>
          <w:sz w:val="24"/>
          <w:szCs w:val="24"/>
        </w:rPr>
        <w:t xml:space="preserve">, cho nên ta sẽ tối đa hóa </w:t>
      </w:r>
      <w:r w:rsidR="007E0764" w:rsidRPr="00512F16">
        <w:rPr>
          <w:rFonts w:ascii="Times New Roman" w:hAnsi="Times New Roman" w:cs="Times New Roman"/>
          <w:sz w:val="24"/>
          <w:szCs w:val="24"/>
        </w:rPr>
        <w:t xml:space="preserve">độ lớn của mô hình để </w:t>
      </w:r>
      <w:r w:rsidR="00436124" w:rsidRPr="00512F16">
        <w:rPr>
          <w:rFonts w:ascii="Times New Roman" w:hAnsi="Times New Roman" w:cs="Times New Roman"/>
          <w:sz w:val="24"/>
          <w:szCs w:val="24"/>
        </w:rPr>
        <w:t>tăng cường độ chính xác cho các ngữ cảnh này</w:t>
      </w:r>
      <w:r w:rsidR="000677C0" w:rsidRPr="00512F16">
        <w:rPr>
          <w:rFonts w:ascii="Times New Roman" w:hAnsi="Times New Roman" w:cs="Times New Roman"/>
          <w:sz w:val="24"/>
          <w:szCs w:val="24"/>
        </w:rPr>
        <w:t xml:space="preserve"> (</w:t>
      </w:r>
      <w:r w:rsidR="00B65A4C" w:rsidRPr="00512F16">
        <w:rPr>
          <w:rFonts w:ascii="Times New Roman" w:hAnsi="Times New Roman" w:cs="Times New Roman"/>
          <w:sz w:val="24"/>
          <w:szCs w:val="24"/>
        </w:rPr>
        <w:t xml:space="preserve"> ở đây em sử dụng </w:t>
      </w:r>
      <w:r w:rsidR="000677C0" w:rsidRPr="00512F16">
        <w:rPr>
          <w:rFonts w:ascii="Times New Roman" w:hAnsi="Times New Roman" w:cs="Times New Roman"/>
          <w:sz w:val="24"/>
          <w:szCs w:val="24"/>
        </w:rPr>
        <w:t>14B, 32B là</w:t>
      </w:r>
      <w:r w:rsidR="00A26019" w:rsidRPr="00512F16">
        <w:rPr>
          <w:rFonts w:ascii="Times New Roman" w:hAnsi="Times New Roman" w:cs="Times New Roman"/>
          <w:sz w:val="24"/>
          <w:szCs w:val="24"/>
        </w:rPr>
        <w:t xml:space="preserve"> hơi</w:t>
      </w:r>
      <w:r w:rsidR="000677C0" w:rsidRPr="00512F16">
        <w:rPr>
          <w:rFonts w:ascii="Times New Roman" w:hAnsi="Times New Roman" w:cs="Times New Roman"/>
          <w:sz w:val="24"/>
          <w:szCs w:val="24"/>
        </w:rPr>
        <w:t xml:space="preserve"> quá sức với 3060</w:t>
      </w:r>
      <w:r w:rsidR="00B65A4C" w:rsidRPr="00512F16">
        <w:rPr>
          <w:rFonts w:ascii="Times New Roman" w:hAnsi="Times New Roman" w:cs="Times New Roman"/>
          <w:sz w:val="24"/>
          <w:szCs w:val="24"/>
        </w:rPr>
        <w:t xml:space="preserve"> 12Gb VRAM</w:t>
      </w:r>
      <w:r w:rsidR="000677C0" w:rsidRPr="00512F16">
        <w:rPr>
          <w:rFonts w:ascii="Times New Roman" w:hAnsi="Times New Roman" w:cs="Times New Roman"/>
          <w:sz w:val="24"/>
          <w:szCs w:val="24"/>
        </w:rPr>
        <w:t xml:space="preserve"> và 32Gb RAM</w:t>
      </w:r>
      <w:r w:rsidR="00B65A4C" w:rsidRPr="00512F16">
        <w:rPr>
          <w:rFonts w:ascii="Times New Roman" w:hAnsi="Times New Roman" w:cs="Times New Roman"/>
          <w:sz w:val="24"/>
          <w:szCs w:val="24"/>
        </w:rPr>
        <w:t xml:space="preserve"> )</w:t>
      </w:r>
      <w:r w:rsidR="00436124" w:rsidRPr="00512F16">
        <w:rPr>
          <w:rFonts w:ascii="Times New Roman" w:hAnsi="Times New Roman" w:cs="Times New Roman"/>
          <w:sz w:val="24"/>
          <w:szCs w:val="24"/>
        </w:rPr>
        <w:t xml:space="preserve"> ( phần này thì sau khi ta tiến hành đánh giá mô hình và kết luận chung ).</w:t>
      </w:r>
    </w:p>
    <w:p w14:paraId="7A5AAFC3" w14:textId="0E1B9ADB" w:rsidR="00560C6D" w:rsidRPr="00512F16" w:rsidRDefault="00560C6D" w:rsidP="00560C6D">
      <w:pPr>
        <w:ind w:left="360"/>
        <w:rPr>
          <w:rFonts w:ascii="Times New Roman" w:hAnsi="Times New Roman" w:cs="Times New Roman"/>
          <w:b/>
          <w:bCs/>
          <w:sz w:val="24"/>
          <w:szCs w:val="24"/>
        </w:rPr>
      </w:pPr>
      <w:r w:rsidRPr="00512F16">
        <w:rPr>
          <w:rFonts w:ascii="Times New Roman" w:hAnsi="Times New Roman" w:cs="Times New Roman"/>
          <w:b/>
          <w:bCs/>
          <w:sz w:val="24"/>
          <w:szCs w:val="24"/>
        </w:rPr>
        <w:t>Quy trình:</w:t>
      </w:r>
    </w:p>
    <w:p w14:paraId="14E1BAE5" w14:textId="0741485F"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Bước 1: </w:t>
      </w:r>
      <w:r w:rsidRPr="00512F16">
        <w:rPr>
          <w:rFonts w:ascii="Times New Roman" w:hAnsi="Times New Roman" w:cs="Times New Roman"/>
          <w:sz w:val="24"/>
          <w:szCs w:val="24"/>
        </w:rPr>
        <w:t>Gởi request lên server LMStudio.</w:t>
      </w:r>
    </w:p>
    <w:p w14:paraId="10A84D88" w14:textId="0B466CA3"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2:</w:t>
      </w:r>
      <w:r w:rsidRPr="00512F16">
        <w:rPr>
          <w:rFonts w:ascii="Times New Roman" w:hAnsi="Times New Roman" w:cs="Times New Roman"/>
          <w:sz w:val="24"/>
          <w:szCs w:val="24"/>
        </w:rPr>
        <w:t xml:space="preserve"> Nhận câu trả lời từ LMStudio.</w:t>
      </w:r>
    </w:p>
    <w:p w14:paraId="6584CE51" w14:textId="6054AD07"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3:</w:t>
      </w:r>
      <w:r w:rsidRPr="00512F16">
        <w:rPr>
          <w:rFonts w:ascii="Times New Roman" w:hAnsi="Times New Roman" w:cs="Times New Roman"/>
          <w:sz w:val="24"/>
          <w:szCs w:val="24"/>
        </w:rPr>
        <w:t xml:space="preserve"> Phân tách các ý nghĩa ngữ cảnh trong câu trả lời từ LMStudio.</w:t>
      </w:r>
    </w:p>
    <w:p w14:paraId="26050660" w14:textId="7AF2FAA8" w:rsidR="000F1340" w:rsidRPr="00512F16" w:rsidRDefault="00560C6D"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ab/>
        <w:t>Bước 4:</w:t>
      </w:r>
      <w:r w:rsidRPr="00512F16">
        <w:rPr>
          <w:rFonts w:ascii="Times New Roman" w:hAnsi="Times New Roman" w:cs="Times New Roman"/>
          <w:sz w:val="24"/>
          <w:szCs w:val="24"/>
        </w:rPr>
        <w:t xml:space="preserve"> Lưu vào tập context</w:t>
      </w:r>
      <w:r w:rsidR="000F1340" w:rsidRPr="00512F16">
        <w:rPr>
          <w:rFonts w:ascii="Times New Roman" w:hAnsi="Times New Roman" w:cs="Times New Roman"/>
          <w:sz w:val="24"/>
          <w:szCs w:val="24"/>
        </w:rPr>
        <w:t>.</w:t>
      </w:r>
    </w:p>
    <w:p w14:paraId="427F9BB3" w14:textId="0A95C0BD" w:rsidR="000C720A" w:rsidRPr="00512F16" w:rsidRDefault="000C720A"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Nội dung của request</w:t>
      </w:r>
    </w:p>
    <w:p w14:paraId="15A3DF68" w14:textId="18F4B330" w:rsidR="000F1340" w:rsidRPr="00512F16" w:rsidRDefault="000C720A"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7E8B072F" wp14:editId="4443F710">
            <wp:extent cx="5943600" cy="2209165"/>
            <wp:effectExtent l="0" t="0" r="0" b="635"/>
            <wp:docPr id="457433725" name="Picture 1" descr="A black background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3725" name="Picture 1" descr="A black background with orange and white lines&#10;&#10;Description automatically generated"/>
                    <pic:cNvPicPr/>
                  </pic:nvPicPr>
                  <pic:blipFill>
                    <a:blip r:embed="rId31"/>
                    <a:stretch>
                      <a:fillRect/>
                    </a:stretch>
                  </pic:blipFill>
                  <pic:spPr>
                    <a:xfrm>
                      <a:off x="0" y="0"/>
                      <a:ext cx="5943600" cy="2209165"/>
                    </a:xfrm>
                    <a:prstGeom prst="rect">
                      <a:avLst/>
                    </a:prstGeom>
                  </pic:spPr>
                </pic:pic>
              </a:graphicData>
            </a:graphic>
          </wp:inline>
        </w:drawing>
      </w:r>
    </w:p>
    <w:p w14:paraId="78CD811F" w14:textId="176E4E60" w:rsidR="00FE00C6" w:rsidRPr="00512F16" w:rsidRDefault="000760B0"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t>Các yếu tố ngữ cảnh nguyên liệu cần lấy:</w:t>
      </w:r>
    </w:p>
    <w:p w14:paraId="4B66DC05" w14:textId="6D975C6D" w:rsidR="000760B0" w:rsidRPr="00512F16" w:rsidRDefault="00A126FB"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Type – Loại: </w:t>
      </w:r>
      <w:r w:rsidRPr="00512F16">
        <w:rPr>
          <w:rFonts w:ascii="Times New Roman" w:hAnsi="Times New Roman" w:cs="Times New Roman"/>
          <w:sz w:val="24"/>
          <w:szCs w:val="24"/>
        </w:rPr>
        <w:t>Trái cây, rau củ, thịt, hạt,…</w:t>
      </w:r>
    </w:p>
    <w:p w14:paraId="4CDE42C0" w14:textId="7696447C" w:rsidR="00A126FB" w:rsidRPr="00512F16" w:rsidRDefault="00040786"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Context – </w:t>
      </w:r>
      <w:r w:rsidR="004818E1" w:rsidRPr="00512F16">
        <w:rPr>
          <w:rFonts w:ascii="Times New Roman" w:hAnsi="Times New Roman" w:cs="Times New Roman"/>
          <w:b/>
          <w:bCs/>
          <w:sz w:val="24"/>
          <w:szCs w:val="24"/>
        </w:rPr>
        <w:t xml:space="preserve">Công dụng: </w:t>
      </w:r>
      <w:r w:rsidR="005F4507" w:rsidRPr="00512F16">
        <w:rPr>
          <w:rFonts w:ascii="Times New Roman" w:hAnsi="Times New Roman" w:cs="Times New Roman"/>
          <w:sz w:val="24"/>
          <w:szCs w:val="24"/>
        </w:rPr>
        <w:t>Topping, làm ngọt, gia vị, trang trí,…</w:t>
      </w:r>
    </w:p>
    <w:p w14:paraId="6F5B3CB8" w14:textId="2D377953" w:rsidR="005F4507" w:rsidRPr="00512F16" w:rsidRDefault="00E01F34"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Favor – Vị: </w:t>
      </w:r>
      <w:r w:rsidRPr="00512F16">
        <w:rPr>
          <w:rFonts w:ascii="Times New Roman" w:hAnsi="Times New Roman" w:cs="Times New Roman"/>
          <w:sz w:val="24"/>
          <w:szCs w:val="24"/>
        </w:rPr>
        <w:t>Ngọt, đắng, chua, cay,…</w:t>
      </w:r>
    </w:p>
    <w:p w14:paraId="6F0D3419" w14:textId="069B8E98" w:rsidR="00A21605" w:rsidRPr="00512F16" w:rsidRDefault="00E01F34" w:rsidP="000760B0">
      <w:pPr>
        <w:pStyle w:val="ListParagraph"/>
        <w:numPr>
          <w:ilvl w:val="0"/>
          <w:numId w:val="14"/>
        </w:numPr>
        <w:rPr>
          <w:rFonts w:ascii="Times New Roman" w:hAnsi="Times New Roman" w:cs="Times New Roman"/>
          <w:sz w:val="24"/>
          <w:szCs w:val="24"/>
        </w:rPr>
      </w:pPr>
      <w:r w:rsidRPr="00512F16">
        <w:rPr>
          <w:rFonts w:ascii="Times New Roman" w:hAnsi="Times New Roman" w:cs="Times New Roman"/>
          <w:b/>
          <w:bCs/>
          <w:sz w:val="24"/>
          <w:szCs w:val="24"/>
        </w:rPr>
        <w:t xml:space="preserve">Smell – Mùi: </w:t>
      </w:r>
      <w:r w:rsidR="00313780" w:rsidRPr="00512F16">
        <w:rPr>
          <w:rFonts w:ascii="Times New Roman" w:hAnsi="Times New Roman" w:cs="Times New Roman"/>
          <w:sz w:val="24"/>
          <w:szCs w:val="24"/>
        </w:rPr>
        <w:t>Mùi thảo mộc, cay</w:t>
      </w:r>
      <w:r w:rsidR="00D069C2" w:rsidRPr="00512F16">
        <w:rPr>
          <w:rFonts w:ascii="Times New Roman" w:hAnsi="Times New Roman" w:cs="Times New Roman"/>
          <w:sz w:val="24"/>
          <w:szCs w:val="24"/>
        </w:rPr>
        <w:t xml:space="preserve">, khói, </w:t>
      </w:r>
      <w:r w:rsidR="00AD214A" w:rsidRPr="00512F16">
        <w:rPr>
          <w:rFonts w:ascii="Times New Roman" w:hAnsi="Times New Roman" w:cs="Times New Roman"/>
          <w:sz w:val="24"/>
          <w:szCs w:val="24"/>
        </w:rPr>
        <w:t>tanh,…</w:t>
      </w:r>
    </w:p>
    <w:p w14:paraId="3ED6D8CA" w14:textId="08340E97" w:rsidR="00E01F34" w:rsidRPr="00512F16" w:rsidRDefault="00A21605" w:rsidP="00A21605">
      <w:pPr>
        <w:rPr>
          <w:rFonts w:ascii="Times New Roman" w:hAnsi="Times New Roman" w:cs="Times New Roman"/>
          <w:sz w:val="24"/>
          <w:szCs w:val="24"/>
        </w:rPr>
      </w:pPr>
      <w:r w:rsidRPr="00512F16">
        <w:rPr>
          <w:rFonts w:ascii="Times New Roman" w:hAnsi="Times New Roman" w:cs="Times New Roman"/>
          <w:sz w:val="24"/>
          <w:szCs w:val="24"/>
        </w:rPr>
        <w:br w:type="page"/>
      </w:r>
    </w:p>
    <w:p w14:paraId="17BAD086" w14:textId="6EC3C719" w:rsidR="007C7FF9" w:rsidRPr="00512F16" w:rsidRDefault="009F386E" w:rsidP="009F386E">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hệ thống gợi ý nguyên liệu thay thế cho các nguyên liệu bị thiếu , sao cho phù hợp với các nguyên liệu hiện có</w:t>
      </w:r>
      <w:r w:rsidR="009519F4" w:rsidRPr="00512F16">
        <w:rPr>
          <w:rFonts w:ascii="Times New Roman" w:hAnsi="Times New Roman" w:cs="Times New Roman"/>
          <w:b/>
          <w:bCs/>
          <w:sz w:val="24"/>
          <w:szCs w:val="24"/>
        </w:rPr>
        <w:t>:</w:t>
      </w:r>
    </w:p>
    <w:p w14:paraId="65E1B302" w14:textId="756E9EDC" w:rsidR="009519F4" w:rsidRPr="00512F16" w:rsidRDefault="00F2628F"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Sử dụng phương pháp: </w:t>
      </w:r>
      <w:r w:rsidRPr="00512F16">
        <w:rPr>
          <w:rFonts w:ascii="Times New Roman" w:hAnsi="Times New Roman" w:cs="Times New Roman"/>
          <w:sz w:val="24"/>
          <w:szCs w:val="24"/>
        </w:rPr>
        <w:t>Collaborative similarity matrix.</w:t>
      </w:r>
    </w:p>
    <w:p w14:paraId="28DA1045" w14:textId="4D42FABE" w:rsidR="009034AA" w:rsidRPr="00512F16" w:rsidRDefault="00AA591B" w:rsidP="00A42EE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ta sẽ lần lượt tính toán </w:t>
      </w:r>
      <w:r w:rsidR="009A5816" w:rsidRPr="00512F16">
        <w:rPr>
          <w:rFonts w:ascii="Times New Roman" w:hAnsi="Times New Roman" w:cs="Times New Roman"/>
          <w:sz w:val="24"/>
          <w:szCs w:val="24"/>
        </w:rPr>
        <w:t xml:space="preserve">độ tương tính ( </w:t>
      </w:r>
      <w:r w:rsidR="008B1113" w:rsidRPr="00512F16">
        <w:rPr>
          <w:rFonts w:ascii="Times New Roman" w:hAnsi="Times New Roman" w:cs="Times New Roman"/>
          <w:sz w:val="24"/>
          <w:szCs w:val="24"/>
        </w:rPr>
        <w:t>cosine_</w:t>
      </w:r>
      <w:r w:rsidR="009A5816" w:rsidRPr="00512F16">
        <w:rPr>
          <w:rFonts w:ascii="Times New Roman" w:hAnsi="Times New Roman" w:cs="Times New Roman"/>
          <w:sz w:val="24"/>
          <w:szCs w:val="24"/>
        </w:rPr>
        <w:t>similarity ) của các nguyên liệu với nhau</w:t>
      </w:r>
      <w:r w:rsidR="00A42EE4" w:rsidRPr="00512F16">
        <w:rPr>
          <w:rFonts w:ascii="Times New Roman" w:hAnsi="Times New Roman" w:cs="Times New Roman"/>
          <w:sz w:val="24"/>
          <w:szCs w:val="24"/>
        </w:rPr>
        <w:t xml:space="preserve"> cho cả hai tập </w:t>
      </w:r>
      <w:r w:rsidR="009034AA" w:rsidRPr="00512F16">
        <w:rPr>
          <w:rFonts w:ascii="Times New Roman" w:hAnsi="Times New Roman" w:cs="Times New Roman"/>
          <w:sz w:val="24"/>
          <w:szCs w:val="24"/>
        </w:rPr>
        <w:t>là :</w:t>
      </w:r>
    </w:p>
    <w:p w14:paraId="49DBAF37" w14:textId="7716945C" w:rsidR="00DD4BD2" w:rsidRPr="00512F16" w:rsidRDefault="009034AA"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Tần suất xuất hiện của các nguyên liệu trong món ăn ( mục tiêu là lấy ra các nguyên liệu nào hay đi cùng nhau – theo ý nghĩa là nguyên liệu nào hay đi cùng nhau thì có khả năng kết hợp cùng nhau, thay thế cho nhau )</w:t>
      </w:r>
    </w:p>
    <w:p w14:paraId="535C0EF5" w14:textId="1FA775C1" w:rsidR="00946781" w:rsidRPr="00512F16" w:rsidRDefault="00946781"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Ngữ cảnh của nguyên liệu ( mục tiêu là thêm vào ý nghĩa của các món ăn như món cay sẽ có thể thay thế cho món cay, món cá thì có thể thay thế cho món cá,…)</w:t>
      </w:r>
    </w:p>
    <w:p w14:paraId="71B1A4BE" w14:textId="3E63D074" w:rsidR="00946781" w:rsidRPr="00512F16" w:rsidRDefault="00946781" w:rsidP="00946781">
      <w:pPr>
        <w:rPr>
          <w:rFonts w:ascii="Times New Roman" w:hAnsi="Times New Roman" w:cs="Times New Roman"/>
          <w:sz w:val="24"/>
          <w:szCs w:val="24"/>
        </w:rPr>
      </w:pPr>
      <w:r w:rsidRPr="00512F16">
        <w:rPr>
          <w:rFonts w:ascii="Times New Roman" w:hAnsi="Times New Roman" w:cs="Times New Roman"/>
          <w:sz w:val="24"/>
          <w:szCs w:val="24"/>
        </w:rPr>
        <w:t xml:space="preserve">Tiếp theo ta sử dụng kỹ thuật áp dụng trọng số cho cả 2 </w:t>
      </w:r>
      <w:r w:rsidR="00D41437" w:rsidRPr="00512F16">
        <w:rPr>
          <w:rFonts w:ascii="Times New Roman" w:hAnsi="Times New Roman" w:cs="Times New Roman"/>
          <w:sz w:val="24"/>
          <w:szCs w:val="24"/>
        </w:rPr>
        <w:t>ma trận này</w:t>
      </w:r>
      <w:r w:rsidR="00342668" w:rsidRPr="00512F16">
        <w:rPr>
          <w:rFonts w:ascii="Times New Roman" w:hAnsi="Times New Roman" w:cs="Times New Roman"/>
          <w:sz w:val="24"/>
          <w:szCs w:val="24"/>
        </w:rPr>
        <w:t>.</w:t>
      </w:r>
    </w:p>
    <w:p w14:paraId="3117C95F" w14:textId="182F5588" w:rsidR="00D70444" w:rsidRPr="00512F16" w:rsidRDefault="00D70444" w:rsidP="00946781">
      <w:pPr>
        <w:rPr>
          <w:rFonts w:ascii="Times New Roman" w:hAnsi="Times New Roman" w:cs="Times New Roman"/>
          <w:sz w:val="24"/>
          <w:szCs w:val="24"/>
        </w:rPr>
      </w:pPr>
      <w:r w:rsidRPr="00512F16">
        <w:rPr>
          <w:rFonts w:ascii="Times New Roman" w:hAnsi="Times New Roman" w:cs="Times New Roman"/>
          <w:sz w:val="24"/>
          <w:szCs w:val="24"/>
        </w:rPr>
        <w:tab/>
        <w:t>Ở đây em sẽ sử dụng độ quan trọng của 2 tập là ngang nhau, tức là 50:50.</w:t>
      </w:r>
      <w:r w:rsidR="004B0639" w:rsidRPr="00512F16">
        <w:rPr>
          <w:rFonts w:ascii="Times New Roman" w:hAnsi="Times New Roman" w:cs="Times New Roman"/>
          <w:sz w:val="24"/>
          <w:szCs w:val="24"/>
        </w:rPr>
        <w:t xml:space="preserve"> Để biết được trọng số nào là thích hợp thì ta cần phải </w:t>
      </w:r>
      <w:r w:rsidR="009E3721" w:rsidRPr="00512F16">
        <w:rPr>
          <w:rFonts w:ascii="Times New Roman" w:hAnsi="Times New Roman" w:cs="Times New Roman"/>
          <w:sz w:val="24"/>
          <w:szCs w:val="24"/>
        </w:rPr>
        <w:t xml:space="preserve">sử dụng kỹ thuật vòng lặp và xem xét độ chính xác của mô hình </w:t>
      </w:r>
      <w:r w:rsidR="00E23EB5" w:rsidRPr="00512F16">
        <w:rPr>
          <w:rFonts w:ascii="Times New Roman" w:hAnsi="Times New Roman" w:cs="Times New Roman"/>
          <w:sz w:val="24"/>
          <w:szCs w:val="24"/>
        </w:rPr>
        <w:t>sau bước đánh giá. Ví dụ ở tỉ lệ a:b thì mô hình cho ra đúng hơn ở tỉ lệ a’:b’.</w:t>
      </w:r>
    </w:p>
    <w:p w14:paraId="4ED2D7D8" w14:textId="69A6364A" w:rsidR="00D70444" w:rsidRPr="00512F16" w:rsidRDefault="00E15BBA" w:rsidP="00946781">
      <w:pPr>
        <w:rPr>
          <w:rFonts w:ascii="Times New Roman" w:hAnsi="Times New Roman" w:cs="Times New Roman"/>
          <w:sz w:val="24"/>
          <w:szCs w:val="24"/>
        </w:rPr>
      </w:pPr>
      <w:r w:rsidRPr="00512F16">
        <w:rPr>
          <w:rFonts w:ascii="Times New Roman" w:hAnsi="Times New Roman" w:cs="Times New Roman"/>
          <w:sz w:val="24"/>
          <w:szCs w:val="24"/>
        </w:rPr>
        <w:t>Cuối cùng là ta sẽ lấy ra top các nguyên liệu có độ thay thế cao nhất ra.</w:t>
      </w:r>
    </w:p>
    <w:p w14:paraId="43CC6FA9" w14:textId="05143399" w:rsidR="00E15BBA" w:rsidRPr="00512F16" w:rsidRDefault="00E15BBA" w:rsidP="00946781">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36946029" w14:textId="27FA96E6" w:rsidR="00E15BBA" w:rsidRPr="00512F16" w:rsidRDefault="00D2331A" w:rsidP="00946781">
      <w:pPr>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537BB518" wp14:editId="5D1A43AE">
            <wp:extent cx="5943600" cy="1575435"/>
            <wp:effectExtent l="0" t="0" r="0" b="5715"/>
            <wp:docPr id="205471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069" name="Picture 1" descr="A screenshot of a computer program&#10;&#10;Description automatically generated"/>
                    <pic:cNvPicPr/>
                  </pic:nvPicPr>
                  <pic:blipFill>
                    <a:blip r:embed="rId32"/>
                    <a:stretch>
                      <a:fillRect/>
                    </a:stretch>
                  </pic:blipFill>
                  <pic:spPr>
                    <a:xfrm>
                      <a:off x="0" y="0"/>
                      <a:ext cx="5943600" cy="1575435"/>
                    </a:xfrm>
                    <a:prstGeom prst="rect">
                      <a:avLst/>
                    </a:prstGeom>
                  </pic:spPr>
                </pic:pic>
              </a:graphicData>
            </a:graphic>
          </wp:inline>
        </w:drawing>
      </w:r>
    </w:p>
    <w:p w14:paraId="3C703620" w14:textId="4B270AF6" w:rsidR="00D2331A" w:rsidRPr="00512F16" w:rsidRDefault="002506AC" w:rsidP="00946781">
      <w:pPr>
        <w:rPr>
          <w:rFonts w:ascii="Times New Roman" w:hAnsi="Times New Roman" w:cs="Times New Roman"/>
          <w:b/>
          <w:bCs/>
          <w:sz w:val="24"/>
          <w:szCs w:val="24"/>
        </w:rPr>
      </w:pPr>
      <w:r w:rsidRPr="00512F16">
        <w:rPr>
          <w:rFonts w:ascii="Times New Roman" w:hAnsi="Times New Roman" w:cs="Times New Roman"/>
          <w:b/>
          <w:bCs/>
          <w:sz w:val="24"/>
          <w:szCs w:val="24"/>
        </w:rPr>
        <w:t xml:space="preserve">Ý nghĩa: </w:t>
      </w:r>
    </w:p>
    <w:p w14:paraId="27F250F2" w14:textId="3DB323CC" w:rsidR="002506AC" w:rsidRPr="00512F16" w:rsidRDefault="002506AC"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đường nâu bằng đường, bằng </w:t>
      </w:r>
      <w:r w:rsidR="002911FF" w:rsidRPr="00512F16">
        <w:rPr>
          <w:rFonts w:ascii="Times New Roman" w:hAnsi="Times New Roman" w:cs="Times New Roman"/>
          <w:sz w:val="24"/>
          <w:szCs w:val="24"/>
        </w:rPr>
        <w:t xml:space="preserve">maple </w:t>
      </w:r>
      <w:r w:rsidR="0060401F" w:rsidRPr="00512F16">
        <w:rPr>
          <w:rFonts w:ascii="Times New Roman" w:hAnsi="Times New Roman" w:cs="Times New Roman"/>
          <w:sz w:val="24"/>
          <w:szCs w:val="24"/>
        </w:rPr>
        <w:t>syrup, hoặc đường</w:t>
      </w:r>
      <w:r w:rsidR="005436F6" w:rsidRPr="00512F16">
        <w:rPr>
          <w:rFonts w:ascii="Times New Roman" w:hAnsi="Times New Roman" w:cs="Times New Roman"/>
          <w:sz w:val="24"/>
          <w:szCs w:val="24"/>
        </w:rPr>
        <w:t xml:space="preserve"> bột  (đường xay – icing sugar</w:t>
      </w:r>
      <w:r w:rsidR="001C5A87" w:rsidRPr="00512F16">
        <w:rPr>
          <w:rFonts w:ascii="Times New Roman" w:hAnsi="Times New Roman" w:cs="Times New Roman"/>
          <w:sz w:val="24"/>
          <w:szCs w:val="24"/>
        </w:rPr>
        <w:t>)</w:t>
      </w:r>
    </w:p>
    <w:p w14:paraId="2D6DDBE8" w14:textId="63F72CD0" w:rsidR="00292B88" w:rsidRPr="00512F16" w:rsidRDefault="00292B88"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w:t>
      </w:r>
      <w:r w:rsidR="00A21605" w:rsidRPr="00512F16">
        <w:rPr>
          <w:rFonts w:ascii="Times New Roman" w:hAnsi="Times New Roman" w:cs="Times New Roman"/>
          <w:sz w:val="24"/>
          <w:szCs w:val="24"/>
        </w:rPr>
        <w:t>thịt xông khói ( bacon ) bằng thịt xong khói pacetta, thịt nguội hoặc thịt lợn loin.</w:t>
      </w:r>
    </w:p>
    <w:p w14:paraId="391E95B5" w14:textId="77777777" w:rsidR="00A21605" w:rsidRPr="00512F16" w:rsidRDefault="00A21605" w:rsidP="00A21605">
      <w:pPr>
        <w:rPr>
          <w:rFonts w:ascii="Times New Roman" w:hAnsi="Times New Roman" w:cs="Times New Roman"/>
          <w:b/>
          <w:bCs/>
          <w:sz w:val="24"/>
          <w:szCs w:val="24"/>
        </w:rPr>
      </w:pPr>
    </w:p>
    <w:p w14:paraId="18C84BB7" w14:textId="77777777" w:rsidR="00A21605" w:rsidRPr="00512F16" w:rsidRDefault="00A21605" w:rsidP="00A21605">
      <w:pPr>
        <w:rPr>
          <w:rFonts w:ascii="Times New Roman" w:hAnsi="Times New Roman" w:cs="Times New Roman"/>
          <w:b/>
          <w:bCs/>
          <w:sz w:val="24"/>
          <w:szCs w:val="24"/>
        </w:rPr>
      </w:pPr>
    </w:p>
    <w:p w14:paraId="1A9380E5" w14:textId="7A0B3F9E" w:rsidR="00A21605" w:rsidRPr="00512F16" w:rsidRDefault="00A21605" w:rsidP="00A21605">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Đánh giá mô hình số 01 – thay thế nguyên liệu:</w:t>
      </w:r>
    </w:p>
    <w:p w14:paraId="15DFF54B" w14:textId="58ACE09B" w:rsidR="00E51537" w:rsidRPr="00512F16" w:rsidRDefault="00A21605"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Vì </w:t>
      </w:r>
      <w:r w:rsidR="00E51537" w:rsidRPr="00512F16">
        <w:rPr>
          <w:rFonts w:ascii="Times New Roman" w:hAnsi="Times New Roman" w:cs="Times New Roman"/>
          <w:sz w:val="24"/>
          <w:szCs w:val="24"/>
        </w:rPr>
        <w:t>hạn chế về mặt dữ liệu và khả năng thu thập thông tin nên ở đây em sẽ minh họa – lưu ý chỉ là minh họa:</w:t>
      </w:r>
    </w:p>
    <w:p w14:paraId="0FAEC14F" w14:textId="6E94FB3C" w:rsidR="00C354A6" w:rsidRPr="00512F16" w:rsidRDefault="00C354A6" w:rsidP="00A21605">
      <w:pPr>
        <w:rPr>
          <w:rFonts w:ascii="Times New Roman" w:hAnsi="Times New Roman" w:cs="Times New Roman"/>
          <w:sz w:val="24"/>
          <w:szCs w:val="24"/>
        </w:rPr>
      </w:pPr>
    </w:p>
    <w:p w14:paraId="3BC13EE1" w14:textId="1B253C2F"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7E4895B" wp14:editId="55763C21">
            <wp:extent cx="5553850" cy="1495634"/>
            <wp:effectExtent l="0" t="0" r="0" b="9525"/>
            <wp:docPr id="138790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09902" name=""/>
                    <pic:cNvPicPr/>
                  </pic:nvPicPr>
                  <pic:blipFill>
                    <a:blip r:embed="rId33"/>
                    <a:stretch>
                      <a:fillRect/>
                    </a:stretch>
                  </pic:blipFill>
                  <pic:spPr>
                    <a:xfrm>
                      <a:off x="0" y="0"/>
                      <a:ext cx="5553850" cy="1495634"/>
                    </a:xfrm>
                    <a:prstGeom prst="rect">
                      <a:avLst/>
                    </a:prstGeom>
                  </pic:spPr>
                </pic:pic>
              </a:graphicData>
            </a:graphic>
          </wp:inline>
        </w:drawing>
      </w:r>
    </w:p>
    <w:p w14:paraId="429E65FC" w14:textId="18C52EC6"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em sẽ tạo ra một tập các nguyên liệu có thể thay thế </w:t>
      </w:r>
      <w:r w:rsidR="00F218F2" w:rsidRPr="00512F16">
        <w:rPr>
          <w:rFonts w:ascii="Times New Roman" w:hAnsi="Times New Roman" w:cs="Times New Roman"/>
          <w:sz w:val="24"/>
          <w:szCs w:val="24"/>
        </w:rPr>
        <w:t>được trong thực tế ( ý kiến cá nhân ) – đối với các mô hình thực tế thì phần này được thu thập từ ý kiến người dùng.</w:t>
      </w:r>
      <w:r w:rsidR="0095442C" w:rsidRPr="00512F16">
        <w:rPr>
          <w:rFonts w:ascii="Times New Roman" w:hAnsi="Times New Roman" w:cs="Times New Roman"/>
          <w:sz w:val="24"/>
          <w:szCs w:val="24"/>
        </w:rPr>
        <w:t xml:space="preserve"> ( Các nguyên liệu trong list là các nguyên liệu </w:t>
      </w:r>
      <w:r w:rsidR="00623C0D" w:rsidRPr="00512F16">
        <w:rPr>
          <w:rFonts w:ascii="Times New Roman" w:hAnsi="Times New Roman" w:cs="Times New Roman"/>
          <w:sz w:val="24"/>
          <w:szCs w:val="24"/>
        </w:rPr>
        <w:t xml:space="preserve">có thể thay thế cao nhất – nếu mô hình dự đoán có 1 trong các </w:t>
      </w:r>
      <w:r w:rsidR="00895999" w:rsidRPr="00512F16">
        <w:rPr>
          <w:rFonts w:ascii="Times New Roman" w:hAnsi="Times New Roman" w:cs="Times New Roman"/>
          <w:sz w:val="24"/>
          <w:szCs w:val="24"/>
        </w:rPr>
        <w:t>thành phần trong list thì coi như mô hình dự đoán chuẩn xác ).</w:t>
      </w:r>
    </w:p>
    <w:p w14:paraId="72CF75E9" w14:textId="444C3951" w:rsidR="00F218F2"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B3F9E90" wp14:editId="12B2BC07">
            <wp:extent cx="5220429" cy="1886213"/>
            <wp:effectExtent l="0" t="0" r="0" b="0"/>
            <wp:docPr id="140251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5889" name=""/>
                    <pic:cNvPicPr/>
                  </pic:nvPicPr>
                  <pic:blipFill>
                    <a:blip r:embed="rId34"/>
                    <a:stretch>
                      <a:fillRect/>
                    </a:stretch>
                  </pic:blipFill>
                  <pic:spPr>
                    <a:xfrm>
                      <a:off x="0" y="0"/>
                      <a:ext cx="5220429" cy="1886213"/>
                    </a:xfrm>
                    <a:prstGeom prst="rect">
                      <a:avLst/>
                    </a:prstGeom>
                  </pic:spPr>
                </pic:pic>
              </a:graphicData>
            </a:graphic>
          </wp:inline>
        </w:drawing>
      </w:r>
    </w:p>
    <w:p w14:paraId="6265B9B3" w14:textId="5DD1A8DF" w:rsidR="00205D9F" w:rsidRPr="00512F16" w:rsidRDefault="00205D9F" w:rsidP="00A21605">
      <w:pPr>
        <w:rPr>
          <w:rFonts w:ascii="Times New Roman" w:hAnsi="Times New Roman" w:cs="Times New Roman"/>
          <w:b/>
          <w:bCs/>
          <w:sz w:val="24"/>
          <w:szCs w:val="24"/>
        </w:rPr>
      </w:pPr>
      <w:r w:rsidRPr="00512F16">
        <w:rPr>
          <w:rFonts w:ascii="Times New Roman" w:hAnsi="Times New Roman" w:cs="Times New Roman"/>
          <w:sz w:val="24"/>
          <w:szCs w:val="24"/>
        </w:rPr>
        <w:t xml:space="preserve">Tiếp theo em sẽ định nghĩa các nguyên liệu hiện có </w:t>
      </w:r>
      <w:r w:rsidRPr="00512F16">
        <w:rPr>
          <w:rFonts w:ascii="Times New Roman" w:hAnsi="Times New Roman" w:cs="Times New Roman"/>
          <w:b/>
          <w:bCs/>
          <w:sz w:val="24"/>
          <w:szCs w:val="24"/>
        </w:rPr>
        <w:t>current_ingredients.</w:t>
      </w:r>
    </w:p>
    <w:p w14:paraId="26EF33E2" w14:textId="7DB7F6F6" w:rsidR="00205D9F"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t>Và một tập các test_pairs tượng trưng cho các ngu</w:t>
      </w:r>
      <w:r w:rsidR="00191709" w:rsidRPr="00512F16">
        <w:rPr>
          <w:rFonts w:ascii="Times New Roman" w:hAnsi="Times New Roman" w:cs="Times New Roman"/>
          <w:sz w:val="24"/>
          <w:szCs w:val="24"/>
        </w:rPr>
        <w:t xml:space="preserve">yên liệu bị mất – pair là để ta đánh giá việc thiếu các </w:t>
      </w:r>
      <w:r w:rsidR="00B71779" w:rsidRPr="00512F16">
        <w:rPr>
          <w:rFonts w:ascii="Times New Roman" w:hAnsi="Times New Roman" w:cs="Times New Roman"/>
          <w:sz w:val="24"/>
          <w:szCs w:val="24"/>
        </w:rPr>
        <w:t>nguyên liệu gần nhau thì có kết quả ra đúng hay không</w:t>
      </w:r>
      <w:r w:rsidR="00E93F42" w:rsidRPr="00512F16">
        <w:rPr>
          <w:rFonts w:ascii="Times New Roman" w:hAnsi="Times New Roman" w:cs="Times New Roman"/>
          <w:sz w:val="24"/>
          <w:szCs w:val="24"/>
        </w:rPr>
        <w:t>.</w:t>
      </w:r>
    </w:p>
    <w:p w14:paraId="4CE19ADD" w14:textId="1E9113DF" w:rsidR="00E93F42" w:rsidRPr="00512F16" w:rsidRDefault="00E93F42" w:rsidP="00A21605">
      <w:pPr>
        <w:rPr>
          <w:rFonts w:ascii="Times New Roman" w:hAnsi="Times New Roman" w:cs="Times New Roman"/>
          <w:sz w:val="24"/>
          <w:szCs w:val="24"/>
        </w:rPr>
      </w:pPr>
      <w:r w:rsidRPr="00512F16">
        <w:rPr>
          <w:rFonts w:ascii="Times New Roman" w:hAnsi="Times New Roman" w:cs="Times New Roman"/>
          <w:sz w:val="24"/>
          <w:szCs w:val="24"/>
        </w:rPr>
        <w:t xml:space="preserve">Ví dụ như lần 1 </w:t>
      </w:r>
      <w:r w:rsidR="006C5FF4" w:rsidRPr="00512F16">
        <w:rPr>
          <w:rFonts w:ascii="Times New Roman" w:hAnsi="Times New Roman" w:cs="Times New Roman"/>
          <w:sz w:val="24"/>
          <w:szCs w:val="24"/>
        </w:rPr>
        <w:t>thiếu ginger, lần 2 thiếu gin</w:t>
      </w:r>
      <w:r w:rsidR="00077085" w:rsidRPr="00512F16">
        <w:rPr>
          <w:rFonts w:ascii="Times New Roman" w:hAnsi="Times New Roman" w:cs="Times New Roman"/>
          <w:sz w:val="24"/>
          <w:szCs w:val="24"/>
        </w:rPr>
        <w:t>er power</w:t>
      </w:r>
      <w:r w:rsidR="003B3D49" w:rsidRPr="00512F16">
        <w:rPr>
          <w:rFonts w:ascii="Times New Roman" w:hAnsi="Times New Roman" w:cs="Times New Roman"/>
          <w:sz w:val="24"/>
          <w:szCs w:val="24"/>
        </w:rPr>
        <w:t>.</w:t>
      </w:r>
    </w:p>
    <w:p w14:paraId="3A16A601" w14:textId="3D1F5E8E" w:rsidR="00127E88" w:rsidRPr="00512F16" w:rsidRDefault="00127E88" w:rsidP="00A21605">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1E84F894" w14:textId="03067F2A" w:rsidR="003B3D49" w:rsidRPr="00512F16" w:rsidRDefault="00127E88" w:rsidP="00127E88">
      <w:pPr>
        <w:rPr>
          <w:rFonts w:ascii="Times New Roman" w:hAnsi="Times New Roman" w:cs="Times New Roman"/>
          <w:sz w:val="24"/>
          <w:szCs w:val="24"/>
        </w:rPr>
      </w:pPr>
      <w:r w:rsidRPr="00512F16">
        <w:drawing>
          <wp:inline distT="0" distB="0" distL="0" distR="0" wp14:anchorId="129402DE" wp14:editId="09D32C45">
            <wp:extent cx="2534004" cy="790685"/>
            <wp:effectExtent l="0" t="0" r="0" b="9525"/>
            <wp:docPr id="179727911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534004" cy="790685"/>
                    </a:xfrm>
                    <a:prstGeom prst="rect">
                      <a:avLst/>
                    </a:prstGeom>
                  </pic:spPr>
                </pic:pic>
              </a:graphicData>
            </a:graphic>
          </wp:inline>
        </w:drawing>
      </w:r>
    </w:p>
    <w:p w14:paraId="38F08C87" w14:textId="2898BC3F"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lastRenderedPageBreak/>
        <w:t>Precision@N:</w:t>
      </w:r>
      <w:r w:rsidRPr="00512F16">
        <w:rPr>
          <w:rFonts w:ascii="Times New Roman" w:hAnsi="Times New Roman" w:cs="Times New Roman"/>
          <w:sz w:val="24"/>
          <w:szCs w:val="24"/>
        </w:rPr>
        <w:t xml:space="preserve"> 0.4667, nghĩa là gần 47% các nguyên liệu được gợi ý là chính xác (phù hợp với kỳ vọng). Điều này phản ánh rằng danh sách gợi ý đã được tinh chỉnh để phù hợp hơn với tập kiểm tra.</w:t>
      </w:r>
    </w:p>
    <w:p w14:paraId="7F4BE258" w14:textId="540343B0"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Recall@N </w:t>
      </w:r>
      <w:r w:rsidRPr="00512F16">
        <w:rPr>
          <w:rFonts w:ascii="Times New Roman" w:hAnsi="Times New Roman" w:cs="Times New Roman"/>
          <w:sz w:val="24"/>
          <w:szCs w:val="24"/>
        </w:rPr>
        <w:t>ở mức tối đa (1.0), nghĩa là tất cả các nguyên liệu kỳ vọng đều nằm trong danh sách gợi ý trả về.</w:t>
      </w:r>
    </w:p>
    <w:p w14:paraId="6A8D4987" w14:textId="6481865E"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sz w:val="24"/>
          <w:szCs w:val="24"/>
        </w:rPr>
        <w:t>Điều này cho thấy hệ thống vẫn bao phủ toàn bộ các nguyên liệu thay thế mong muốn. Tức là dù không top 1 nhưng vẫn nằm trong top 3</w:t>
      </w:r>
      <w:r w:rsidR="006F4846" w:rsidRPr="00512F16">
        <w:rPr>
          <w:rFonts w:ascii="Times New Roman" w:hAnsi="Times New Roman" w:cs="Times New Roman"/>
          <w:sz w:val="24"/>
          <w:szCs w:val="24"/>
        </w:rPr>
        <w:t>.</w:t>
      </w:r>
    </w:p>
    <w:p w14:paraId="529BAF9F" w14:textId="6169B955"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F1@N:</w:t>
      </w:r>
      <w:r w:rsidRPr="00512F16">
        <w:rPr>
          <w:rFonts w:ascii="Times New Roman" w:hAnsi="Times New Roman" w:cs="Times New Roman"/>
          <w:sz w:val="24"/>
          <w:szCs w:val="24"/>
        </w:rPr>
        <w:t xml:space="preserve"> 0.6364, phản ánh sự cân bằng tốt hơn giữa Precision và Recall.</w:t>
      </w:r>
    </w:p>
    <w:p w14:paraId="39AD3A62" w14:textId="5F76D017"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Kết luận:</w:t>
      </w:r>
      <w:r w:rsidRPr="00512F16">
        <w:rPr>
          <w:rFonts w:ascii="Times New Roman" w:hAnsi="Times New Roman" w:cs="Times New Roman"/>
          <w:sz w:val="24"/>
          <w:szCs w:val="24"/>
        </w:rPr>
        <w:t xml:space="preserve"> Như vậy thì mô hình dự đoán cũng khá chuẩn chỉ với gần 50% các dự đoán chính xác nguyên liệu có thể thay thế ở vị trí đầu tiên và 100% các nguyên liệu có thể thay thế thực tế đều được đưa ra và nằm trong gợi ý.</w:t>
      </w:r>
    </w:p>
    <w:p w14:paraId="4841C3C1" w14:textId="56E6A44C" w:rsidR="00E23EB5" w:rsidRPr="00512F16" w:rsidRDefault="006F4846"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Tuy nhiên: </w:t>
      </w:r>
      <w:r w:rsidRPr="00512F16">
        <w:rPr>
          <w:rFonts w:ascii="Times New Roman" w:hAnsi="Times New Roman" w:cs="Times New Roman"/>
          <w:sz w:val="24"/>
          <w:szCs w:val="24"/>
        </w:rPr>
        <w:t>Đây chỉ mới là minh họa phần đánh giá, để đánh giá chính xác hoạt động của mô hình thì cần thêm nhiều yếu tố khác.</w:t>
      </w:r>
      <w:r w:rsidR="003A13A7" w:rsidRPr="00512F16">
        <w:rPr>
          <w:rFonts w:ascii="Times New Roman" w:hAnsi="Times New Roman" w:cs="Times New Roman"/>
          <w:sz w:val="24"/>
          <w:szCs w:val="24"/>
        </w:rPr>
        <w:t xml:space="preserve"> Vì mô hình hiện giờ còn phụ thuộc vào rất nhiều yếu tố như: độ lớn của dữ liệu, </w:t>
      </w:r>
      <w:r w:rsidR="00985465" w:rsidRPr="00512F16">
        <w:rPr>
          <w:rFonts w:ascii="Times New Roman" w:hAnsi="Times New Roman" w:cs="Times New Roman"/>
          <w:sz w:val="24"/>
          <w:szCs w:val="24"/>
        </w:rPr>
        <w:t>ngữ cảnh của nguyên liệu ( vì do LLM tạo ra – vẫn chưa thực sự đánh giá độ chính xác )</w:t>
      </w:r>
      <w:r w:rsidR="000E6A7E" w:rsidRPr="00512F16">
        <w:rPr>
          <w:rFonts w:ascii="Times New Roman" w:hAnsi="Times New Roman" w:cs="Times New Roman"/>
          <w:sz w:val="24"/>
          <w:szCs w:val="24"/>
        </w:rPr>
        <w:t xml:space="preserve">, hoặc </w:t>
      </w:r>
      <w:r w:rsidR="009A7668" w:rsidRPr="00512F16">
        <w:rPr>
          <w:rFonts w:ascii="Times New Roman" w:hAnsi="Times New Roman" w:cs="Times New Roman"/>
          <w:sz w:val="24"/>
          <w:szCs w:val="24"/>
        </w:rPr>
        <w:t>cần phải được chính người dùng đánh giá và có được số liệu thực tế từ hoạt động gợi ý của mô hình,…</w:t>
      </w:r>
      <w:r w:rsidR="00E23EB5" w:rsidRPr="00512F16">
        <w:rPr>
          <w:rFonts w:ascii="Times New Roman" w:hAnsi="Times New Roman" w:cs="Times New Roman"/>
          <w:sz w:val="24"/>
          <w:szCs w:val="24"/>
        </w:rPr>
        <w:t xml:space="preserve"> Chính vì vậy mà phần tỉ lệ ( trọng số ) giữa 2 tập vẫn còn lại một dấu hỏi chấm. Em sẽ tạm sử dụng một tỉ lệ là 50:50 nhầm cân bằng độ quan trọng giữa hai mô hình ở hai tập dữ liệu riêng biệt này.</w:t>
      </w:r>
    </w:p>
    <w:p w14:paraId="4F86F13C" w14:textId="586109FA" w:rsidR="00150193" w:rsidRDefault="00150193">
      <w:pPr>
        <w:rPr>
          <w:ins w:id="18" w:author="NGUYỄN ANH TƯỜNG" w:date="2024-12-18T14:33:00Z" w16du:dateUtc="2024-12-18T07:33:00Z"/>
          <w:rFonts w:ascii="Times New Roman" w:hAnsi="Times New Roman" w:cs="Times New Roman"/>
          <w:sz w:val="24"/>
          <w:szCs w:val="24"/>
        </w:rPr>
      </w:pPr>
      <w:ins w:id="19" w:author="NGUYỄN ANH TƯỜNG" w:date="2024-12-18T14:33:00Z" w16du:dateUtc="2024-12-18T07:33:00Z">
        <w:r>
          <w:rPr>
            <w:rFonts w:ascii="Times New Roman" w:hAnsi="Times New Roman" w:cs="Times New Roman"/>
            <w:sz w:val="24"/>
            <w:szCs w:val="24"/>
          </w:rPr>
          <w:br w:type="page"/>
        </w:r>
      </w:ins>
    </w:p>
    <w:p w14:paraId="58C189A9" w14:textId="77777777" w:rsidR="00C239CA" w:rsidRPr="00C239CA" w:rsidRDefault="00C239CA" w:rsidP="00C239CA">
      <w:pPr>
        <w:rPr>
          <w:ins w:id="20" w:author="NGUYỄN ANH TƯỜNG" w:date="2024-12-18T14:34:00Z" w16du:dateUtc="2024-12-18T07:34:00Z"/>
          <w:rFonts w:ascii="Times New Roman" w:hAnsi="Times New Roman" w:cs="Times New Roman"/>
          <w:sz w:val="24"/>
          <w:szCs w:val="24"/>
        </w:rPr>
      </w:pPr>
      <w:ins w:id="21" w:author="NGUYỄN ANH TƯỜNG" w:date="2024-12-18T14:34:00Z" w16du:dateUtc="2024-12-18T07:34:00Z">
        <w:r w:rsidRPr="00C239CA">
          <w:rPr>
            <w:rFonts w:ascii="Times New Roman" w:hAnsi="Times New Roman" w:cs="Times New Roman"/>
            <w:sz w:val="24"/>
            <w:szCs w:val="24"/>
          </w:rPr>
          <w:lastRenderedPageBreak/>
          <w:t>I.</w:t>
        </w:r>
        <w:r w:rsidRPr="00C239CA">
          <w:rPr>
            <w:rFonts w:ascii="Times New Roman" w:hAnsi="Times New Roman" w:cs="Times New Roman"/>
            <w:sz w:val="24"/>
            <w:szCs w:val="24"/>
          </w:rPr>
          <w:tab/>
          <w:t>Xây dựng hệ thống gợi ý món ăn thay thế (Model 2)</w:t>
        </w:r>
      </w:ins>
    </w:p>
    <w:p w14:paraId="13CAF96E" w14:textId="77777777" w:rsidR="00C239CA" w:rsidRPr="00C239CA" w:rsidRDefault="00C239CA" w:rsidP="00C239CA">
      <w:pPr>
        <w:rPr>
          <w:ins w:id="22" w:author="NGUYỄN ANH TƯỜNG" w:date="2024-12-18T14:34:00Z" w16du:dateUtc="2024-12-18T07:34:00Z"/>
          <w:rFonts w:ascii="Times New Roman" w:hAnsi="Times New Roman" w:cs="Times New Roman"/>
          <w:sz w:val="24"/>
          <w:szCs w:val="24"/>
        </w:rPr>
      </w:pPr>
      <w:ins w:id="23" w:author="NGUYỄN ANH TƯỜNG" w:date="2024-12-18T14:34:00Z" w16du:dateUtc="2024-12-18T07:34:00Z">
        <w:r w:rsidRPr="00C239CA">
          <w:rPr>
            <w:rFonts w:ascii="Times New Roman" w:hAnsi="Times New Roman" w:cs="Times New Roman"/>
            <w:sz w:val="24"/>
            <w:szCs w:val="24"/>
          </w:rPr>
          <w:t xml:space="preserve">      Sử dụng phương pháp: K-Means Clustering</w:t>
        </w:r>
      </w:ins>
    </w:p>
    <w:p w14:paraId="6CCFAD0D" w14:textId="77777777" w:rsidR="00C239CA" w:rsidRPr="00C239CA" w:rsidRDefault="00C239CA" w:rsidP="00C239CA">
      <w:pPr>
        <w:rPr>
          <w:ins w:id="24" w:author="NGUYỄN ANH TƯỜNG" w:date="2024-12-18T14:34:00Z" w16du:dateUtc="2024-12-18T07:34:00Z"/>
          <w:rFonts w:ascii="Times New Roman" w:hAnsi="Times New Roman" w:cs="Times New Roman"/>
          <w:sz w:val="24"/>
          <w:szCs w:val="24"/>
        </w:rPr>
      </w:pPr>
      <w:ins w:id="25" w:author="NGUYỄN ANH TƯỜNG" w:date="2024-12-18T14:34:00Z" w16du:dateUtc="2024-12-18T07:34:00Z">
        <w:r w:rsidRPr="00C239CA">
          <w:rPr>
            <w:rFonts w:ascii="Times New Roman" w:hAnsi="Times New Roman" w:cs="Times New Roman"/>
            <w:sz w:val="24"/>
            <w:szCs w:val="24"/>
          </w:rPr>
          <w:t>-  Đầu tiên, muốn sử dụng phương pháp K-Means Clustering thì phải biết trước số cụm. Do đó ta sẽ sử dụng phương pháp Khuỷu tay (Elbow Method) thì xác định số cụm cần thiết.</w:t>
        </w:r>
      </w:ins>
    </w:p>
    <w:p w14:paraId="762EBF7C" w14:textId="77777777" w:rsidR="00C239CA" w:rsidRPr="00C239CA" w:rsidRDefault="00C239CA" w:rsidP="00C239CA">
      <w:pPr>
        <w:rPr>
          <w:ins w:id="26" w:author="NGUYỄN ANH TƯỜNG" w:date="2024-12-18T14:34:00Z" w16du:dateUtc="2024-12-18T07:34:00Z"/>
          <w:rFonts w:ascii="Times New Roman" w:hAnsi="Times New Roman" w:cs="Times New Roman"/>
          <w:sz w:val="24"/>
          <w:szCs w:val="24"/>
        </w:rPr>
      </w:pPr>
      <w:ins w:id="27" w:author="NGUYỄN ANH TƯỜNG" w:date="2024-12-18T14:34:00Z" w16du:dateUtc="2024-12-18T07:34:00Z">
        <w:r w:rsidRPr="00C239CA">
          <w:rPr>
            <w:rFonts w:ascii="Times New Roman" w:hAnsi="Times New Roman" w:cs="Times New Roman"/>
            <w:sz w:val="24"/>
            <w:szCs w:val="24"/>
          </w:rPr>
          <w:t xml:space="preserve"> </w:t>
        </w:r>
      </w:ins>
    </w:p>
    <w:p w14:paraId="7A74EA4F" w14:textId="77777777" w:rsidR="00C239CA" w:rsidRPr="00C239CA" w:rsidRDefault="00C239CA" w:rsidP="00C239CA">
      <w:pPr>
        <w:rPr>
          <w:ins w:id="28" w:author="NGUYỄN ANH TƯỜNG" w:date="2024-12-18T14:34:00Z" w16du:dateUtc="2024-12-18T07:34:00Z"/>
          <w:rFonts w:ascii="Times New Roman" w:hAnsi="Times New Roman" w:cs="Times New Roman"/>
          <w:sz w:val="24"/>
          <w:szCs w:val="24"/>
        </w:rPr>
      </w:pPr>
      <w:ins w:id="29" w:author="NGUYỄN ANH TƯỜNG" w:date="2024-12-18T14:34:00Z" w16du:dateUtc="2024-12-18T07:34:00Z">
        <w:r w:rsidRPr="00C239CA">
          <w:rPr>
            <w:rFonts w:ascii="Times New Roman" w:hAnsi="Times New Roman" w:cs="Times New Roman"/>
            <w:sz w:val="24"/>
            <w:szCs w:val="24"/>
          </w:rPr>
          <w:t>Nhận xét chung</w:t>
        </w:r>
      </w:ins>
    </w:p>
    <w:p w14:paraId="724DD90C" w14:textId="77777777" w:rsidR="00C239CA" w:rsidRPr="00C239CA" w:rsidRDefault="00C239CA" w:rsidP="00C239CA">
      <w:pPr>
        <w:rPr>
          <w:ins w:id="30" w:author="NGUYỄN ANH TƯỜNG" w:date="2024-12-18T14:34:00Z" w16du:dateUtc="2024-12-18T07:34:00Z"/>
          <w:rFonts w:ascii="Times New Roman" w:hAnsi="Times New Roman" w:cs="Times New Roman"/>
          <w:sz w:val="24"/>
          <w:szCs w:val="24"/>
        </w:rPr>
      </w:pPr>
      <w:ins w:id="31" w:author="NGUYỄN ANH TƯỜNG" w:date="2024-12-18T14:34:00Z" w16du:dateUtc="2024-12-18T07:34:00Z">
        <w:r w:rsidRPr="00C239CA">
          <w:rPr>
            <w:rFonts w:ascii="Times New Roman" w:hAnsi="Times New Roman" w:cs="Times New Roman"/>
            <w:sz w:val="24"/>
            <w:szCs w:val="24"/>
          </w:rPr>
          <w:t>- Từ k = 1 đến k = 3: Đường cong giảm khá mạnh, cho thấy việc tăng số cụm từ 1 lên 3 giúp giảm đáng kể WCSS.</w:t>
        </w:r>
      </w:ins>
    </w:p>
    <w:p w14:paraId="2F8CA768" w14:textId="77777777" w:rsidR="00C239CA" w:rsidRPr="00C239CA" w:rsidRDefault="00C239CA" w:rsidP="00C239CA">
      <w:pPr>
        <w:rPr>
          <w:ins w:id="32" w:author="NGUYỄN ANH TƯỜNG" w:date="2024-12-18T14:34:00Z" w16du:dateUtc="2024-12-18T07:34:00Z"/>
          <w:rFonts w:ascii="Times New Roman" w:hAnsi="Times New Roman" w:cs="Times New Roman"/>
          <w:sz w:val="24"/>
          <w:szCs w:val="24"/>
        </w:rPr>
      </w:pPr>
      <w:ins w:id="33" w:author="NGUYỄN ANH TƯỜNG" w:date="2024-12-18T14:34:00Z" w16du:dateUtc="2024-12-18T07:34:00Z">
        <w:r w:rsidRPr="00C239CA">
          <w:rPr>
            <w:rFonts w:ascii="Times New Roman" w:hAnsi="Times New Roman" w:cs="Times New Roman"/>
            <w:sz w:val="24"/>
            <w:szCs w:val="24"/>
          </w:rPr>
          <w:t>- Từ k = 3 trở đi: Đường cong tiếp tục giảm nhưng với tốc độ chậm hơn nhiều.</w:t>
        </w:r>
      </w:ins>
    </w:p>
    <w:p w14:paraId="41FF18F9" w14:textId="77777777" w:rsidR="00C239CA" w:rsidRPr="00C239CA" w:rsidRDefault="00C239CA" w:rsidP="00C239CA">
      <w:pPr>
        <w:rPr>
          <w:ins w:id="34" w:author="NGUYỄN ANH TƯỜNG" w:date="2024-12-18T14:34:00Z" w16du:dateUtc="2024-12-18T07:34:00Z"/>
          <w:rFonts w:ascii="Times New Roman" w:hAnsi="Times New Roman" w:cs="Times New Roman"/>
          <w:sz w:val="24"/>
          <w:szCs w:val="24"/>
        </w:rPr>
      </w:pPr>
    </w:p>
    <w:p w14:paraId="726DDA47" w14:textId="77777777" w:rsidR="00C239CA" w:rsidRPr="00C239CA" w:rsidRDefault="00C239CA" w:rsidP="00C239CA">
      <w:pPr>
        <w:rPr>
          <w:ins w:id="35" w:author="NGUYỄN ANH TƯỜNG" w:date="2024-12-18T14:34:00Z" w16du:dateUtc="2024-12-18T07:34:00Z"/>
          <w:rFonts w:ascii="Times New Roman" w:hAnsi="Times New Roman" w:cs="Times New Roman"/>
          <w:sz w:val="24"/>
          <w:szCs w:val="24"/>
        </w:rPr>
      </w:pPr>
      <w:ins w:id="36" w:author="NGUYỄN ANH TƯỜNG" w:date="2024-12-18T14:34:00Z" w16du:dateUtc="2024-12-18T07:34:00Z">
        <w:r w:rsidRPr="00C239CA">
          <w:rPr>
            <w:rFonts w:ascii="Times New Roman" w:hAnsi="Times New Roman" w:cs="Times New Roman"/>
            <w:sz w:val="24"/>
            <w:szCs w:val="24"/>
          </w:rPr>
          <w:t>Kết luận</w:t>
        </w:r>
      </w:ins>
    </w:p>
    <w:p w14:paraId="7B5BBD1E" w14:textId="77777777" w:rsidR="00C239CA" w:rsidRPr="00C239CA" w:rsidRDefault="00C239CA" w:rsidP="00C239CA">
      <w:pPr>
        <w:rPr>
          <w:ins w:id="37" w:author="NGUYỄN ANH TƯỜNG" w:date="2024-12-18T14:34:00Z" w16du:dateUtc="2024-12-18T07:34:00Z"/>
          <w:rFonts w:ascii="Times New Roman" w:hAnsi="Times New Roman" w:cs="Times New Roman"/>
          <w:sz w:val="24"/>
          <w:szCs w:val="24"/>
        </w:rPr>
      </w:pPr>
      <w:ins w:id="38" w:author="NGUYỄN ANH TƯỜNG" w:date="2024-12-18T14:34:00Z" w16du:dateUtc="2024-12-18T07:34:00Z">
        <w:r w:rsidRPr="00C239CA">
          <w:rPr>
            <w:rFonts w:ascii="Times New Roman" w:hAnsi="Times New Roman" w:cs="Times New Roman"/>
            <w:sz w:val="24"/>
            <w:szCs w:val="24"/>
          </w:rPr>
          <w:t xml:space="preserve">- Dựa vào biểu đồ, có thể cho rằng điểm khuỷu tay nằm ở vị trí k = 3. </w:t>
        </w:r>
      </w:ins>
    </w:p>
    <w:p w14:paraId="09731453" w14:textId="77777777" w:rsidR="00C239CA" w:rsidRPr="00C239CA" w:rsidRDefault="00C239CA" w:rsidP="00C239CA">
      <w:pPr>
        <w:rPr>
          <w:ins w:id="39" w:author="NGUYỄN ANH TƯỜNG" w:date="2024-12-18T14:34:00Z" w16du:dateUtc="2024-12-18T07:34:00Z"/>
          <w:rFonts w:ascii="Times New Roman" w:hAnsi="Times New Roman" w:cs="Times New Roman"/>
          <w:sz w:val="24"/>
          <w:szCs w:val="24"/>
        </w:rPr>
      </w:pPr>
    </w:p>
    <w:p w14:paraId="1EDF6156" w14:textId="77777777" w:rsidR="00C239CA" w:rsidRPr="00C239CA" w:rsidRDefault="00C239CA" w:rsidP="00C239CA">
      <w:pPr>
        <w:rPr>
          <w:ins w:id="40" w:author="NGUYỄN ANH TƯỜNG" w:date="2024-12-18T14:34:00Z" w16du:dateUtc="2024-12-18T07:34:00Z"/>
          <w:rFonts w:ascii="Times New Roman" w:hAnsi="Times New Roman" w:cs="Times New Roman"/>
          <w:sz w:val="24"/>
          <w:szCs w:val="24"/>
        </w:rPr>
      </w:pPr>
    </w:p>
    <w:p w14:paraId="7AA5E805" w14:textId="77777777" w:rsidR="00C239CA" w:rsidRPr="00C239CA" w:rsidRDefault="00C239CA" w:rsidP="00C239CA">
      <w:pPr>
        <w:rPr>
          <w:ins w:id="41" w:author="NGUYỄN ANH TƯỜNG" w:date="2024-12-18T14:34:00Z" w16du:dateUtc="2024-12-18T07:34:00Z"/>
          <w:rFonts w:ascii="Times New Roman" w:hAnsi="Times New Roman" w:cs="Times New Roman"/>
          <w:sz w:val="24"/>
          <w:szCs w:val="24"/>
        </w:rPr>
      </w:pPr>
    </w:p>
    <w:p w14:paraId="49C30878" w14:textId="77777777" w:rsidR="00C239CA" w:rsidRPr="00C239CA" w:rsidRDefault="00C239CA" w:rsidP="00C239CA">
      <w:pPr>
        <w:rPr>
          <w:ins w:id="42" w:author="NGUYỄN ANH TƯỜNG" w:date="2024-12-18T14:34:00Z" w16du:dateUtc="2024-12-18T07:34:00Z"/>
          <w:rFonts w:ascii="Times New Roman" w:hAnsi="Times New Roman" w:cs="Times New Roman"/>
          <w:sz w:val="24"/>
          <w:szCs w:val="24"/>
        </w:rPr>
      </w:pPr>
      <w:ins w:id="43" w:author="NGUYỄN ANH TƯỜNG" w:date="2024-12-18T14:34:00Z" w16du:dateUtc="2024-12-18T07:34:00Z">
        <w:r w:rsidRPr="00C239CA">
          <w:rPr>
            <w:rFonts w:ascii="Times New Roman" w:hAnsi="Times New Roman" w:cs="Times New Roman"/>
            <w:sz w:val="24"/>
            <w:szCs w:val="24"/>
          </w:rPr>
          <w:t>- Sau khi biết trước số cụm cần thiết là 3, ta sẽ khởi tạo mô hình K-Means.</w:t>
        </w:r>
      </w:ins>
    </w:p>
    <w:p w14:paraId="5A28B8C9" w14:textId="77777777" w:rsidR="00C239CA" w:rsidRPr="00C239CA" w:rsidRDefault="00C239CA" w:rsidP="00C239CA">
      <w:pPr>
        <w:rPr>
          <w:ins w:id="44" w:author="NGUYỄN ANH TƯỜNG" w:date="2024-12-18T14:34:00Z" w16du:dateUtc="2024-12-18T07:34:00Z"/>
          <w:rFonts w:ascii="Times New Roman" w:hAnsi="Times New Roman" w:cs="Times New Roman"/>
          <w:sz w:val="24"/>
          <w:szCs w:val="24"/>
        </w:rPr>
      </w:pPr>
      <w:ins w:id="45" w:author="NGUYỄN ANH TƯỜNG" w:date="2024-12-18T14:34:00Z" w16du:dateUtc="2024-12-18T07:34:00Z">
        <w:r w:rsidRPr="00C239CA">
          <w:rPr>
            <w:rFonts w:ascii="Times New Roman" w:hAnsi="Times New Roman" w:cs="Times New Roman"/>
            <w:sz w:val="24"/>
            <w:szCs w:val="24"/>
          </w:rPr>
          <w:t xml:space="preserve"> </w:t>
        </w:r>
      </w:ins>
    </w:p>
    <w:p w14:paraId="6745E503" w14:textId="77777777" w:rsidR="00C239CA" w:rsidRPr="00C239CA" w:rsidRDefault="00C239CA" w:rsidP="00C239CA">
      <w:pPr>
        <w:rPr>
          <w:ins w:id="46" w:author="NGUYỄN ANH TƯỜNG" w:date="2024-12-18T14:34:00Z" w16du:dateUtc="2024-12-18T07:34:00Z"/>
          <w:rFonts w:ascii="Times New Roman" w:hAnsi="Times New Roman" w:cs="Times New Roman"/>
          <w:sz w:val="24"/>
          <w:szCs w:val="24"/>
        </w:rPr>
      </w:pPr>
      <w:ins w:id="47" w:author="NGUYỄN ANH TƯỜNG" w:date="2024-12-18T14:34:00Z" w16du:dateUtc="2024-12-18T07:34:00Z">
        <w:r w:rsidRPr="00C239CA">
          <w:rPr>
            <w:rFonts w:ascii="Times New Roman" w:hAnsi="Times New Roman" w:cs="Times New Roman"/>
            <w:sz w:val="24"/>
            <w:szCs w:val="24"/>
          </w:rPr>
          <w:t>- Tiếp đến, ta sẽ phân các món ăn cùng cụm vào các nhóm khác nhau.</w:t>
        </w:r>
      </w:ins>
    </w:p>
    <w:p w14:paraId="7F6F96CD" w14:textId="77777777" w:rsidR="00C239CA" w:rsidRPr="00C239CA" w:rsidRDefault="00C239CA" w:rsidP="00C239CA">
      <w:pPr>
        <w:rPr>
          <w:ins w:id="48" w:author="NGUYỄN ANH TƯỜNG" w:date="2024-12-18T14:34:00Z" w16du:dateUtc="2024-12-18T07:34:00Z"/>
          <w:rFonts w:ascii="Times New Roman" w:hAnsi="Times New Roman" w:cs="Times New Roman"/>
          <w:sz w:val="24"/>
          <w:szCs w:val="24"/>
        </w:rPr>
      </w:pPr>
      <w:ins w:id="49" w:author="NGUYỄN ANH TƯỜNG" w:date="2024-12-18T14:34:00Z" w16du:dateUtc="2024-12-18T07:34:00Z">
        <w:r w:rsidRPr="00C239CA">
          <w:rPr>
            <w:rFonts w:ascii="Times New Roman" w:hAnsi="Times New Roman" w:cs="Times New Roman"/>
            <w:sz w:val="24"/>
            <w:szCs w:val="24"/>
          </w:rPr>
          <w:t xml:space="preserve"> </w:t>
        </w:r>
      </w:ins>
    </w:p>
    <w:p w14:paraId="76F93A32" w14:textId="77777777" w:rsidR="00C239CA" w:rsidRPr="00C239CA" w:rsidRDefault="00C239CA" w:rsidP="00C239CA">
      <w:pPr>
        <w:rPr>
          <w:ins w:id="50" w:author="NGUYỄN ANH TƯỜNG" w:date="2024-12-18T14:34:00Z" w16du:dateUtc="2024-12-18T07:34:00Z"/>
          <w:rFonts w:ascii="Times New Roman" w:hAnsi="Times New Roman" w:cs="Times New Roman"/>
          <w:sz w:val="24"/>
          <w:szCs w:val="24"/>
        </w:rPr>
      </w:pPr>
      <w:ins w:id="51" w:author="NGUYỄN ANH TƯỜNG" w:date="2024-12-18T14:34:00Z" w16du:dateUtc="2024-12-18T07:34:00Z">
        <w:r w:rsidRPr="00C239CA">
          <w:rPr>
            <w:rFonts w:ascii="Times New Roman" w:hAnsi="Times New Roman" w:cs="Times New Roman"/>
            <w:sz w:val="24"/>
            <w:szCs w:val="24"/>
          </w:rPr>
          <w:t>- Nhóm 1 (5 samples):</w:t>
        </w:r>
      </w:ins>
    </w:p>
    <w:p w14:paraId="523A7697" w14:textId="77777777" w:rsidR="00C239CA" w:rsidRPr="00C239CA" w:rsidRDefault="00C239CA" w:rsidP="00C239CA">
      <w:pPr>
        <w:rPr>
          <w:ins w:id="52" w:author="NGUYỄN ANH TƯỜNG" w:date="2024-12-18T14:34:00Z" w16du:dateUtc="2024-12-18T07:34:00Z"/>
          <w:rFonts w:ascii="Times New Roman" w:hAnsi="Times New Roman" w:cs="Times New Roman"/>
          <w:sz w:val="24"/>
          <w:szCs w:val="24"/>
        </w:rPr>
      </w:pPr>
      <w:ins w:id="53" w:author="NGUYỄN ANH TƯỜNG" w:date="2024-12-18T14:34:00Z" w16du:dateUtc="2024-12-18T07:34:00Z">
        <w:r w:rsidRPr="00C239CA">
          <w:rPr>
            <w:rFonts w:ascii="Times New Roman" w:hAnsi="Times New Roman" w:cs="Times New Roman"/>
            <w:sz w:val="24"/>
            <w:szCs w:val="24"/>
          </w:rPr>
          <w:t xml:space="preserve"> </w:t>
        </w:r>
      </w:ins>
    </w:p>
    <w:p w14:paraId="27E46463" w14:textId="77777777" w:rsidR="00C239CA" w:rsidRPr="00C239CA" w:rsidRDefault="00C239CA" w:rsidP="00C239CA">
      <w:pPr>
        <w:rPr>
          <w:ins w:id="54" w:author="NGUYỄN ANH TƯỜNG" w:date="2024-12-18T14:34:00Z" w16du:dateUtc="2024-12-18T07:34:00Z"/>
          <w:rFonts w:ascii="Times New Roman" w:hAnsi="Times New Roman" w:cs="Times New Roman"/>
          <w:sz w:val="24"/>
          <w:szCs w:val="24"/>
        </w:rPr>
      </w:pPr>
    </w:p>
    <w:p w14:paraId="7FEBE228" w14:textId="77777777" w:rsidR="00C239CA" w:rsidRPr="00C239CA" w:rsidRDefault="00C239CA" w:rsidP="00C239CA">
      <w:pPr>
        <w:rPr>
          <w:ins w:id="55" w:author="NGUYỄN ANH TƯỜNG" w:date="2024-12-18T14:34:00Z" w16du:dateUtc="2024-12-18T07:34:00Z"/>
          <w:rFonts w:ascii="Times New Roman" w:hAnsi="Times New Roman" w:cs="Times New Roman"/>
          <w:sz w:val="24"/>
          <w:szCs w:val="24"/>
        </w:rPr>
      </w:pPr>
    </w:p>
    <w:p w14:paraId="17502194" w14:textId="77777777" w:rsidR="00C239CA" w:rsidRPr="00C239CA" w:rsidRDefault="00C239CA" w:rsidP="00C239CA">
      <w:pPr>
        <w:rPr>
          <w:ins w:id="56" w:author="NGUYỄN ANH TƯỜNG" w:date="2024-12-18T14:34:00Z" w16du:dateUtc="2024-12-18T07:34:00Z"/>
          <w:rFonts w:ascii="Times New Roman" w:hAnsi="Times New Roman" w:cs="Times New Roman"/>
          <w:sz w:val="24"/>
          <w:szCs w:val="24"/>
        </w:rPr>
      </w:pPr>
    </w:p>
    <w:p w14:paraId="7824E6C8" w14:textId="77777777" w:rsidR="00C239CA" w:rsidRPr="00C239CA" w:rsidRDefault="00C239CA" w:rsidP="00C239CA">
      <w:pPr>
        <w:rPr>
          <w:ins w:id="57" w:author="NGUYỄN ANH TƯỜNG" w:date="2024-12-18T14:34:00Z" w16du:dateUtc="2024-12-18T07:34:00Z"/>
          <w:rFonts w:ascii="Times New Roman" w:hAnsi="Times New Roman" w:cs="Times New Roman"/>
          <w:sz w:val="24"/>
          <w:szCs w:val="24"/>
        </w:rPr>
      </w:pPr>
    </w:p>
    <w:p w14:paraId="3AB67374" w14:textId="77777777" w:rsidR="00C239CA" w:rsidRPr="00C239CA" w:rsidRDefault="00C239CA" w:rsidP="00C239CA">
      <w:pPr>
        <w:rPr>
          <w:ins w:id="58" w:author="NGUYỄN ANH TƯỜNG" w:date="2024-12-18T14:34:00Z" w16du:dateUtc="2024-12-18T07:34:00Z"/>
          <w:rFonts w:ascii="Times New Roman" w:hAnsi="Times New Roman" w:cs="Times New Roman"/>
          <w:sz w:val="24"/>
          <w:szCs w:val="24"/>
        </w:rPr>
      </w:pPr>
    </w:p>
    <w:p w14:paraId="0477F918" w14:textId="77777777" w:rsidR="00C239CA" w:rsidRPr="00C239CA" w:rsidRDefault="00C239CA" w:rsidP="00C239CA">
      <w:pPr>
        <w:rPr>
          <w:ins w:id="59" w:author="NGUYỄN ANH TƯỜNG" w:date="2024-12-18T14:34:00Z" w16du:dateUtc="2024-12-18T07:34:00Z"/>
          <w:rFonts w:ascii="Times New Roman" w:hAnsi="Times New Roman" w:cs="Times New Roman"/>
          <w:sz w:val="24"/>
          <w:szCs w:val="24"/>
        </w:rPr>
      </w:pPr>
    </w:p>
    <w:p w14:paraId="099BB9EE" w14:textId="77777777" w:rsidR="00C239CA" w:rsidRPr="00C239CA" w:rsidRDefault="00C239CA" w:rsidP="00C239CA">
      <w:pPr>
        <w:rPr>
          <w:ins w:id="60" w:author="NGUYỄN ANH TƯỜNG" w:date="2024-12-18T14:34:00Z" w16du:dateUtc="2024-12-18T07:34:00Z"/>
          <w:rFonts w:ascii="Times New Roman" w:hAnsi="Times New Roman" w:cs="Times New Roman"/>
          <w:sz w:val="24"/>
          <w:szCs w:val="24"/>
        </w:rPr>
      </w:pPr>
      <w:ins w:id="61" w:author="NGUYỄN ANH TƯỜNG" w:date="2024-12-18T14:34:00Z" w16du:dateUtc="2024-12-18T07:34:00Z">
        <w:r w:rsidRPr="00C239CA">
          <w:rPr>
            <w:rFonts w:ascii="Times New Roman" w:hAnsi="Times New Roman" w:cs="Times New Roman"/>
            <w:sz w:val="24"/>
            <w:szCs w:val="24"/>
          </w:rPr>
          <w:lastRenderedPageBreak/>
          <w:t>- Nhóm 2 (5 samples):</w:t>
        </w:r>
      </w:ins>
    </w:p>
    <w:p w14:paraId="36389962" w14:textId="77777777" w:rsidR="00C239CA" w:rsidRPr="00C239CA" w:rsidRDefault="00C239CA" w:rsidP="00C239CA">
      <w:pPr>
        <w:rPr>
          <w:ins w:id="62" w:author="NGUYỄN ANH TƯỜNG" w:date="2024-12-18T14:34:00Z" w16du:dateUtc="2024-12-18T07:34:00Z"/>
          <w:rFonts w:ascii="Times New Roman" w:hAnsi="Times New Roman" w:cs="Times New Roman"/>
          <w:sz w:val="24"/>
          <w:szCs w:val="24"/>
        </w:rPr>
      </w:pPr>
      <w:ins w:id="63" w:author="NGUYỄN ANH TƯỜNG" w:date="2024-12-18T14:34:00Z" w16du:dateUtc="2024-12-18T07:34:00Z">
        <w:r w:rsidRPr="00C239CA">
          <w:rPr>
            <w:rFonts w:ascii="Times New Roman" w:hAnsi="Times New Roman" w:cs="Times New Roman"/>
            <w:sz w:val="24"/>
            <w:szCs w:val="24"/>
          </w:rPr>
          <w:t xml:space="preserve"> </w:t>
        </w:r>
      </w:ins>
    </w:p>
    <w:p w14:paraId="346107BD" w14:textId="77777777" w:rsidR="00C239CA" w:rsidRPr="00C239CA" w:rsidRDefault="00C239CA" w:rsidP="00C239CA">
      <w:pPr>
        <w:rPr>
          <w:ins w:id="64" w:author="NGUYỄN ANH TƯỜNG" w:date="2024-12-18T14:34:00Z" w16du:dateUtc="2024-12-18T07:34:00Z"/>
          <w:rFonts w:ascii="Times New Roman" w:hAnsi="Times New Roman" w:cs="Times New Roman"/>
          <w:sz w:val="24"/>
          <w:szCs w:val="24"/>
        </w:rPr>
      </w:pPr>
      <w:ins w:id="65" w:author="NGUYỄN ANH TƯỜNG" w:date="2024-12-18T14:34:00Z" w16du:dateUtc="2024-12-18T07:34:00Z">
        <w:r w:rsidRPr="00C239CA">
          <w:rPr>
            <w:rFonts w:ascii="Times New Roman" w:hAnsi="Times New Roman" w:cs="Times New Roman"/>
            <w:sz w:val="24"/>
            <w:szCs w:val="24"/>
          </w:rPr>
          <w:t>- Nhóm 3 (5 samples):</w:t>
        </w:r>
      </w:ins>
    </w:p>
    <w:p w14:paraId="0972ADE9" w14:textId="77777777" w:rsidR="00C239CA" w:rsidRPr="00C239CA" w:rsidRDefault="00C239CA" w:rsidP="00C239CA">
      <w:pPr>
        <w:rPr>
          <w:ins w:id="66" w:author="NGUYỄN ANH TƯỜNG" w:date="2024-12-18T14:34:00Z" w16du:dateUtc="2024-12-18T07:34:00Z"/>
          <w:rFonts w:ascii="Times New Roman" w:hAnsi="Times New Roman" w:cs="Times New Roman"/>
          <w:sz w:val="24"/>
          <w:szCs w:val="24"/>
        </w:rPr>
      </w:pPr>
      <w:ins w:id="67" w:author="NGUYỄN ANH TƯỜNG" w:date="2024-12-18T14:34:00Z" w16du:dateUtc="2024-12-18T07:34:00Z">
        <w:r w:rsidRPr="00C239CA">
          <w:rPr>
            <w:rFonts w:ascii="Times New Roman" w:hAnsi="Times New Roman" w:cs="Times New Roman"/>
            <w:sz w:val="24"/>
            <w:szCs w:val="24"/>
          </w:rPr>
          <w:t xml:space="preserve"> </w:t>
        </w:r>
      </w:ins>
    </w:p>
    <w:p w14:paraId="0F868BBB" w14:textId="77777777" w:rsidR="00C239CA" w:rsidRPr="00C239CA" w:rsidRDefault="00C239CA" w:rsidP="00C239CA">
      <w:pPr>
        <w:rPr>
          <w:ins w:id="68" w:author="NGUYỄN ANH TƯỜNG" w:date="2024-12-18T14:34:00Z" w16du:dateUtc="2024-12-18T07:34:00Z"/>
          <w:rFonts w:ascii="Times New Roman" w:hAnsi="Times New Roman" w:cs="Times New Roman"/>
          <w:sz w:val="24"/>
          <w:szCs w:val="24"/>
        </w:rPr>
      </w:pPr>
    </w:p>
    <w:p w14:paraId="37AB2E5F" w14:textId="77777777" w:rsidR="00C239CA" w:rsidRPr="00C239CA" w:rsidRDefault="00C239CA" w:rsidP="00C239CA">
      <w:pPr>
        <w:rPr>
          <w:ins w:id="69" w:author="NGUYỄN ANH TƯỜNG" w:date="2024-12-18T14:34:00Z" w16du:dateUtc="2024-12-18T07:34:00Z"/>
          <w:rFonts w:ascii="Times New Roman" w:hAnsi="Times New Roman" w:cs="Times New Roman"/>
          <w:sz w:val="24"/>
          <w:szCs w:val="24"/>
        </w:rPr>
      </w:pPr>
      <w:ins w:id="70" w:author="NGUYỄN ANH TƯỜNG" w:date="2024-12-18T14:34:00Z" w16du:dateUtc="2024-12-18T07:34:00Z">
        <w:r w:rsidRPr="00C239CA">
          <w:rPr>
            <w:rFonts w:ascii="Times New Roman" w:hAnsi="Times New Roman" w:cs="Times New Roman"/>
            <w:sz w:val="24"/>
            <w:szCs w:val="24"/>
          </w:rPr>
          <w:t>Nhận xét</w:t>
        </w:r>
      </w:ins>
    </w:p>
    <w:p w14:paraId="3D1EB726" w14:textId="77777777" w:rsidR="00C239CA" w:rsidRPr="00C239CA" w:rsidRDefault="00C239CA" w:rsidP="00C239CA">
      <w:pPr>
        <w:rPr>
          <w:ins w:id="71" w:author="NGUYỄN ANH TƯỜNG" w:date="2024-12-18T14:34:00Z" w16du:dateUtc="2024-12-18T07:34:00Z"/>
          <w:rFonts w:ascii="Times New Roman" w:hAnsi="Times New Roman" w:cs="Times New Roman"/>
          <w:sz w:val="24"/>
          <w:szCs w:val="24"/>
        </w:rPr>
      </w:pPr>
      <w:ins w:id="72" w:author="NGUYỄN ANH TƯỜNG" w:date="2024-12-18T14:34:00Z" w16du:dateUtc="2024-12-18T07:34:00Z">
        <w:r w:rsidRPr="00C239CA">
          <w:rPr>
            <w:rFonts w:ascii="Times New Roman" w:hAnsi="Times New Roman" w:cs="Times New Roman"/>
            <w:sz w:val="24"/>
            <w:szCs w:val="24"/>
          </w:rPr>
          <w:t>- Ở nhóm đầu tiên, các món có xu hướng được làm từ thịt, cá, tôm.</w:t>
        </w:r>
      </w:ins>
    </w:p>
    <w:p w14:paraId="5E64EEF7" w14:textId="77777777" w:rsidR="00C239CA" w:rsidRPr="00C239CA" w:rsidRDefault="00C239CA" w:rsidP="00C239CA">
      <w:pPr>
        <w:rPr>
          <w:ins w:id="73" w:author="NGUYỄN ANH TƯỜNG" w:date="2024-12-18T14:34:00Z" w16du:dateUtc="2024-12-18T07:34:00Z"/>
          <w:rFonts w:ascii="Times New Roman" w:hAnsi="Times New Roman" w:cs="Times New Roman"/>
          <w:sz w:val="24"/>
          <w:szCs w:val="24"/>
        </w:rPr>
      </w:pPr>
      <w:ins w:id="74" w:author="NGUYỄN ANH TƯỜNG" w:date="2024-12-18T14:34:00Z" w16du:dateUtc="2024-12-18T07:34:00Z">
        <w:r w:rsidRPr="00C239CA">
          <w:rPr>
            <w:rFonts w:ascii="Times New Roman" w:hAnsi="Times New Roman" w:cs="Times New Roman"/>
            <w:sz w:val="24"/>
            <w:szCs w:val="24"/>
          </w:rPr>
          <w:t>- Ở nhóm thứ 2 chủ yếu là các món bánh.</w:t>
        </w:r>
      </w:ins>
    </w:p>
    <w:p w14:paraId="6130627B" w14:textId="77777777" w:rsidR="00C239CA" w:rsidRPr="00C239CA" w:rsidRDefault="00C239CA" w:rsidP="00C239CA">
      <w:pPr>
        <w:rPr>
          <w:ins w:id="75" w:author="NGUYỄN ANH TƯỜNG" w:date="2024-12-18T14:34:00Z" w16du:dateUtc="2024-12-18T07:34:00Z"/>
          <w:rFonts w:ascii="Times New Roman" w:hAnsi="Times New Roman" w:cs="Times New Roman"/>
          <w:sz w:val="24"/>
          <w:szCs w:val="24"/>
        </w:rPr>
      </w:pPr>
      <w:ins w:id="76" w:author="NGUYỄN ANH TƯỜNG" w:date="2024-12-18T14:34:00Z" w16du:dateUtc="2024-12-18T07:34:00Z">
        <w:r w:rsidRPr="00C239CA">
          <w:rPr>
            <w:rFonts w:ascii="Times New Roman" w:hAnsi="Times New Roman" w:cs="Times New Roman"/>
            <w:sz w:val="24"/>
            <w:szCs w:val="24"/>
          </w:rPr>
          <w:t>- Ở nhóm thứ 3 là các món ăn vặt, chè, thức uống tráng miệng.</w:t>
        </w:r>
      </w:ins>
    </w:p>
    <w:p w14:paraId="183EDFFA" w14:textId="77777777" w:rsidR="00C239CA" w:rsidRPr="00C239CA" w:rsidRDefault="00C239CA" w:rsidP="00C239CA">
      <w:pPr>
        <w:rPr>
          <w:ins w:id="77" w:author="NGUYỄN ANH TƯỜNG" w:date="2024-12-18T14:34:00Z" w16du:dateUtc="2024-12-18T07:34:00Z"/>
          <w:rFonts w:ascii="Times New Roman" w:hAnsi="Times New Roman" w:cs="Times New Roman"/>
          <w:sz w:val="24"/>
          <w:szCs w:val="24"/>
        </w:rPr>
      </w:pPr>
    </w:p>
    <w:p w14:paraId="3F2344C0" w14:textId="77777777" w:rsidR="00C239CA" w:rsidRPr="00C239CA" w:rsidRDefault="00C239CA" w:rsidP="00C239CA">
      <w:pPr>
        <w:rPr>
          <w:ins w:id="78" w:author="NGUYỄN ANH TƯỜNG" w:date="2024-12-18T14:34:00Z" w16du:dateUtc="2024-12-18T07:34:00Z"/>
          <w:rFonts w:ascii="Times New Roman" w:hAnsi="Times New Roman" w:cs="Times New Roman"/>
          <w:sz w:val="24"/>
          <w:szCs w:val="24"/>
        </w:rPr>
      </w:pPr>
    </w:p>
    <w:p w14:paraId="471145CD" w14:textId="77777777" w:rsidR="00C239CA" w:rsidRPr="00C239CA" w:rsidRDefault="00C239CA" w:rsidP="00C239CA">
      <w:pPr>
        <w:rPr>
          <w:ins w:id="79" w:author="NGUYỄN ANH TƯỜNG" w:date="2024-12-18T14:34:00Z" w16du:dateUtc="2024-12-18T07:34:00Z"/>
          <w:rFonts w:ascii="Times New Roman" w:hAnsi="Times New Roman" w:cs="Times New Roman"/>
          <w:sz w:val="24"/>
          <w:szCs w:val="24"/>
        </w:rPr>
      </w:pPr>
    </w:p>
    <w:p w14:paraId="7CAFB152" w14:textId="77777777" w:rsidR="00C239CA" w:rsidRPr="00C239CA" w:rsidRDefault="00C239CA" w:rsidP="00C239CA">
      <w:pPr>
        <w:rPr>
          <w:ins w:id="80" w:author="NGUYỄN ANH TƯỜNG" w:date="2024-12-18T14:34:00Z" w16du:dateUtc="2024-12-18T07:34:00Z"/>
          <w:rFonts w:ascii="Times New Roman" w:hAnsi="Times New Roman" w:cs="Times New Roman"/>
          <w:sz w:val="24"/>
          <w:szCs w:val="24"/>
        </w:rPr>
      </w:pPr>
    </w:p>
    <w:p w14:paraId="7B328D8C" w14:textId="77777777" w:rsidR="00C239CA" w:rsidRPr="00C239CA" w:rsidRDefault="00C239CA" w:rsidP="00C239CA">
      <w:pPr>
        <w:rPr>
          <w:ins w:id="81" w:author="NGUYỄN ANH TƯỜNG" w:date="2024-12-18T14:34:00Z" w16du:dateUtc="2024-12-18T07:34:00Z"/>
          <w:rFonts w:ascii="Times New Roman" w:hAnsi="Times New Roman" w:cs="Times New Roman"/>
          <w:sz w:val="24"/>
          <w:szCs w:val="24"/>
        </w:rPr>
      </w:pPr>
    </w:p>
    <w:p w14:paraId="5D6D3050" w14:textId="77777777" w:rsidR="00C239CA" w:rsidRPr="00C239CA" w:rsidRDefault="00C239CA" w:rsidP="00C239CA">
      <w:pPr>
        <w:rPr>
          <w:ins w:id="82" w:author="NGUYỄN ANH TƯỜNG" w:date="2024-12-18T14:34:00Z" w16du:dateUtc="2024-12-18T07:34:00Z"/>
          <w:rFonts w:ascii="Times New Roman" w:hAnsi="Times New Roman" w:cs="Times New Roman"/>
          <w:sz w:val="24"/>
          <w:szCs w:val="24"/>
        </w:rPr>
      </w:pPr>
      <w:ins w:id="83" w:author="NGUYỄN ANH TƯỜNG" w:date="2024-12-18T14:34:00Z" w16du:dateUtc="2024-12-18T07:34:00Z">
        <w:r w:rsidRPr="00C239CA">
          <w:rPr>
            <w:rFonts w:ascii="Times New Roman" w:hAnsi="Times New Roman" w:cs="Times New Roman"/>
            <w:sz w:val="24"/>
            <w:szCs w:val="24"/>
          </w:rPr>
          <w:t>Kiểm thử</w:t>
        </w:r>
      </w:ins>
    </w:p>
    <w:p w14:paraId="40E36207" w14:textId="77777777" w:rsidR="00C239CA" w:rsidRPr="00C239CA" w:rsidRDefault="00C239CA" w:rsidP="00C239CA">
      <w:pPr>
        <w:rPr>
          <w:ins w:id="84" w:author="NGUYỄN ANH TƯỜNG" w:date="2024-12-18T14:34:00Z" w16du:dateUtc="2024-12-18T07:34:00Z"/>
          <w:rFonts w:ascii="Times New Roman" w:hAnsi="Times New Roman" w:cs="Times New Roman"/>
          <w:sz w:val="24"/>
          <w:szCs w:val="24"/>
        </w:rPr>
      </w:pPr>
      <w:ins w:id="85" w:author="NGUYỄN ANH TƯỜNG" w:date="2024-12-18T14:34:00Z" w16du:dateUtc="2024-12-18T07:34:00Z">
        <w:r w:rsidRPr="00C239CA">
          <w:rPr>
            <w:rFonts w:ascii="Times New Roman" w:hAnsi="Times New Roman" w:cs="Times New Roman"/>
            <w:sz w:val="24"/>
            <w:szCs w:val="24"/>
          </w:rPr>
          <w:t>- Nhập vào danh sách các món ăn.</w:t>
        </w:r>
      </w:ins>
    </w:p>
    <w:p w14:paraId="6E346EC5" w14:textId="77777777" w:rsidR="00C239CA" w:rsidRPr="00C239CA" w:rsidRDefault="00C239CA" w:rsidP="00C239CA">
      <w:pPr>
        <w:rPr>
          <w:ins w:id="86" w:author="NGUYỄN ANH TƯỜNG" w:date="2024-12-18T14:34:00Z" w16du:dateUtc="2024-12-18T07:34:00Z"/>
          <w:rFonts w:ascii="Times New Roman" w:hAnsi="Times New Roman" w:cs="Times New Roman"/>
          <w:sz w:val="24"/>
          <w:szCs w:val="24"/>
        </w:rPr>
      </w:pPr>
      <w:ins w:id="87" w:author="NGUYỄN ANH TƯỜNG" w:date="2024-12-18T14:34:00Z" w16du:dateUtc="2024-12-18T07:34:00Z">
        <w:r w:rsidRPr="00C239CA">
          <w:rPr>
            <w:rFonts w:ascii="Times New Roman" w:hAnsi="Times New Roman" w:cs="Times New Roman"/>
            <w:sz w:val="24"/>
            <w:szCs w:val="24"/>
          </w:rPr>
          <w:t xml:space="preserve"> </w:t>
        </w:r>
      </w:ins>
    </w:p>
    <w:p w14:paraId="6C8A7FAA" w14:textId="77777777" w:rsidR="00C239CA" w:rsidRPr="00C239CA" w:rsidRDefault="00C239CA" w:rsidP="00C239CA">
      <w:pPr>
        <w:rPr>
          <w:ins w:id="88" w:author="NGUYỄN ANH TƯỜNG" w:date="2024-12-18T14:34:00Z" w16du:dateUtc="2024-12-18T07:34:00Z"/>
          <w:rFonts w:ascii="Times New Roman" w:hAnsi="Times New Roman" w:cs="Times New Roman"/>
          <w:sz w:val="24"/>
          <w:szCs w:val="24"/>
        </w:rPr>
      </w:pPr>
      <w:ins w:id="89" w:author="NGUYỄN ANH TƯỜNG" w:date="2024-12-18T14:34:00Z" w16du:dateUtc="2024-12-18T07:34:00Z">
        <w:r w:rsidRPr="00C239CA">
          <w:rPr>
            <w:rFonts w:ascii="Times New Roman" w:hAnsi="Times New Roman" w:cs="Times New Roman"/>
            <w:sz w:val="24"/>
            <w:szCs w:val="24"/>
          </w:rPr>
          <w:t>- Danh sách các món ăn thay thế cho từng món sẽ hiện ra.</w:t>
        </w:r>
      </w:ins>
    </w:p>
    <w:p w14:paraId="18507F97" w14:textId="77777777" w:rsidR="00C239CA" w:rsidRPr="00C239CA" w:rsidRDefault="00C239CA" w:rsidP="00C239CA">
      <w:pPr>
        <w:rPr>
          <w:ins w:id="90" w:author="NGUYỄN ANH TƯỜNG" w:date="2024-12-18T14:34:00Z" w16du:dateUtc="2024-12-18T07:34:00Z"/>
          <w:rFonts w:ascii="Times New Roman" w:hAnsi="Times New Roman" w:cs="Times New Roman"/>
          <w:sz w:val="24"/>
          <w:szCs w:val="24"/>
        </w:rPr>
      </w:pPr>
      <w:ins w:id="91" w:author="NGUYỄN ANH TƯỜNG" w:date="2024-12-18T14:34:00Z" w16du:dateUtc="2024-12-18T07:34:00Z">
        <w:r w:rsidRPr="00C239CA">
          <w:rPr>
            <w:rFonts w:ascii="Times New Roman" w:hAnsi="Times New Roman" w:cs="Times New Roman"/>
            <w:sz w:val="24"/>
            <w:szCs w:val="24"/>
          </w:rPr>
          <w:t xml:space="preserve"> </w:t>
        </w:r>
      </w:ins>
    </w:p>
    <w:p w14:paraId="633B8DCF" w14:textId="77777777" w:rsidR="00C239CA" w:rsidRPr="00C239CA" w:rsidRDefault="00C239CA" w:rsidP="00C239CA">
      <w:pPr>
        <w:rPr>
          <w:ins w:id="92" w:author="NGUYỄN ANH TƯỜNG" w:date="2024-12-18T14:34:00Z" w16du:dateUtc="2024-12-18T07:34:00Z"/>
          <w:rFonts w:ascii="Times New Roman" w:hAnsi="Times New Roman" w:cs="Times New Roman"/>
          <w:sz w:val="24"/>
          <w:szCs w:val="24"/>
        </w:rPr>
      </w:pPr>
    </w:p>
    <w:p w14:paraId="7EBC22C0" w14:textId="77777777" w:rsidR="00C239CA" w:rsidRPr="00C239CA" w:rsidRDefault="00C239CA" w:rsidP="00C239CA">
      <w:pPr>
        <w:rPr>
          <w:ins w:id="93" w:author="NGUYỄN ANH TƯỜNG" w:date="2024-12-18T14:34:00Z" w16du:dateUtc="2024-12-18T07:34:00Z"/>
          <w:rFonts w:ascii="Times New Roman" w:hAnsi="Times New Roman" w:cs="Times New Roman"/>
          <w:sz w:val="24"/>
          <w:szCs w:val="24"/>
        </w:rPr>
      </w:pPr>
    </w:p>
    <w:p w14:paraId="128E16D0" w14:textId="77777777" w:rsidR="00C239CA" w:rsidRPr="00C239CA" w:rsidRDefault="00C239CA" w:rsidP="00C239CA">
      <w:pPr>
        <w:rPr>
          <w:ins w:id="94" w:author="NGUYỄN ANH TƯỜNG" w:date="2024-12-18T14:34:00Z" w16du:dateUtc="2024-12-18T07:34:00Z"/>
          <w:rFonts w:ascii="Times New Roman" w:hAnsi="Times New Roman" w:cs="Times New Roman"/>
          <w:sz w:val="24"/>
          <w:szCs w:val="24"/>
        </w:rPr>
      </w:pPr>
    </w:p>
    <w:p w14:paraId="700DF52A" w14:textId="77777777" w:rsidR="00C239CA" w:rsidRPr="00C239CA" w:rsidRDefault="00C239CA" w:rsidP="00C239CA">
      <w:pPr>
        <w:rPr>
          <w:ins w:id="95" w:author="NGUYỄN ANH TƯỜNG" w:date="2024-12-18T14:34:00Z" w16du:dateUtc="2024-12-18T07:34:00Z"/>
          <w:rFonts w:ascii="Times New Roman" w:hAnsi="Times New Roman" w:cs="Times New Roman"/>
          <w:sz w:val="24"/>
          <w:szCs w:val="24"/>
        </w:rPr>
      </w:pPr>
    </w:p>
    <w:p w14:paraId="628330A9" w14:textId="77777777" w:rsidR="00C239CA" w:rsidRPr="00C239CA" w:rsidRDefault="00C239CA" w:rsidP="00C239CA">
      <w:pPr>
        <w:rPr>
          <w:ins w:id="96" w:author="NGUYỄN ANH TƯỜNG" w:date="2024-12-18T14:34:00Z" w16du:dateUtc="2024-12-18T07:34:00Z"/>
          <w:rFonts w:ascii="Times New Roman" w:hAnsi="Times New Roman" w:cs="Times New Roman"/>
          <w:sz w:val="24"/>
          <w:szCs w:val="24"/>
        </w:rPr>
      </w:pPr>
    </w:p>
    <w:p w14:paraId="5DEEAC84" w14:textId="77777777" w:rsidR="00C239CA" w:rsidRPr="00C239CA" w:rsidRDefault="00C239CA" w:rsidP="00C239CA">
      <w:pPr>
        <w:rPr>
          <w:ins w:id="97" w:author="NGUYỄN ANH TƯỜNG" w:date="2024-12-18T14:34:00Z" w16du:dateUtc="2024-12-18T07:34:00Z"/>
          <w:rFonts w:ascii="Times New Roman" w:hAnsi="Times New Roman" w:cs="Times New Roman"/>
          <w:sz w:val="24"/>
          <w:szCs w:val="24"/>
        </w:rPr>
      </w:pPr>
    </w:p>
    <w:p w14:paraId="285D3E17" w14:textId="77777777" w:rsidR="00C239CA" w:rsidRPr="00C239CA" w:rsidRDefault="00C239CA" w:rsidP="00C239CA">
      <w:pPr>
        <w:rPr>
          <w:ins w:id="98" w:author="NGUYỄN ANH TƯỜNG" w:date="2024-12-18T14:34:00Z" w16du:dateUtc="2024-12-18T07:34:00Z"/>
          <w:rFonts w:ascii="Times New Roman" w:hAnsi="Times New Roman" w:cs="Times New Roman"/>
          <w:sz w:val="24"/>
          <w:szCs w:val="24"/>
        </w:rPr>
      </w:pPr>
    </w:p>
    <w:p w14:paraId="1C23AEAE" w14:textId="77777777" w:rsidR="00C239CA" w:rsidRPr="00C239CA" w:rsidRDefault="00C239CA" w:rsidP="00C239CA">
      <w:pPr>
        <w:rPr>
          <w:ins w:id="99" w:author="NGUYỄN ANH TƯỜNG" w:date="2024-12-18T14:34:00Z" w16du:dateUtc="2024-12-18T07:34:00Z"/>
          <w:rFonts w:ascii="Times New Roman" w:hAnsi="Times New Roman" w:cs="Times New Roman"/>
          <w:sz w:val="24"/>
          <w:szCs w:val="24"/>
        </w:rPr>
      </w:pPr>
      <w:ins w:id="100" w:author="NGUYỄN ANH TƯỜNG" w:date="2024-12-18T14:34:00Z" w16du:dateUtc="2024-12-18T07:34:00Z">
        <w:r w:rsidRPr="00C239CA">
          <w:rPr>
            <w:rFonts w:ascii="Times New Roman" w:hAnsi="Times New Roman" w:cs="Times New Roman"/>
            <w:sz w:val="24"/>
            <w:szCs w:val="24"/>
          </w:rPr>
          <w:lastRenderedPageBreak/>
          <w:t>II.</w:t>
        </w:r>
        <w:r w:rsidRPr="00C239CA">
          <w:rPr>
            <w:rFonts w:ascii="Times New Roman" w:hAnsi="Times New Roman" w:cs="Times New Roman"/>
            <w:sz w:val="24"/>
            <w:szCs w:val="24"/>
          </w:rPr>
          <w:tab/>
          <w:t>Sử dụng GUI</w:t>
        </w:r>
      </w:ins>
    </w:p>
    <w:p w14:paraId="1FF11723" w14:textId="77777777" w:rsidR="00C239CA" w:rsidRPr="00C239CA" w:rsidRDefault="00C239CA" w:rsidP="00C239CA">
      <w:pPr>
        <w:rPr>
          <w:ins w:id="101" w:author="NGUYỄN ANH TƯỜNG" w:date="2024-12-18T14:34:00Z" w16du:dateUtc="2024-12-18T07:34:00Z"/>
          <w:rFonts w:ascii="Times New Roman" w:hAnsi="Times New Roman" w:cs="Times New Roman"/>
          <w:sz w:val="24"/>
          <w:szCs w:val="24"/>
        </w:rPr>
      </w:pPr>
      <w:ins w:id="102" w:author="NGUYỄN ANH TƯỜNG" w:date="2024-12-18T14:34:00Z" w16du:dateUtc="2024-12-18T07:34:00Z">
        <w:r w:rsidRPr="00C239CA">
          <w:rPr>
            <w:rFonts w:ascii="Times New Roman" w:hAnsi="Times New Roman" w:cs="Times New Roman"/>
            <w:sz w:val="24"/>
            <w:szCs w:val="24"/>
          </w:rPr>
          <w:t>- Sau khi màn hình GUI hiện ra, người dùng nhập tên món ăn mình muốn vào ô entry (lưu ý chỉ nhập 1 món cho mỗi lần search).</w:t>
        </w:r>
      </w:ins>
    </w:p>
    <w:p w14:paraId="7F116FF4" w14:textId="77777777" w:rsidR="00C239CA" w:rsidRPr="00C239CA" w:rsidRDefault="00C239CA" w:rsidP="00C239CA">
      <w:pPr>
        <w:rPr>
          <w:ins w:id="103" w:author="NGUYỄN ANH TƯỜNG" w:date="2024-12-18T14:34:00Z" w16du:dateUtc="2024-12-18T07:34:00Z"/>
          <w:rFonts w:ascii="Times New Roman" w:hAnsi="Times New Roman" w:cs="Times New Roman"/>
          <w:sz w:val="24"/>
          <w:szCs w:val="24"/>
        </w:rPr>
      </w:pPr>
      <w:ins w:id="104" w:author="NGUYỄN ANH TƯỜNG" w:date="2024-12-18T14:34:00Z" w16du:dateUtc="2024-12-18T07:34:00Z">
        <w:r w:rsidRPr="00C239CA">
          <w:rPr>
            <w:rFonts w:ascii="Times New Roman" w:hAnsi="Times New Roman" w:cs="Times New Roman"/>
            <w:sz w:val="24"/>
            <w:szCs w:val="24"/>
          </w:rPr>
          <w:t xml:space="preserve"> </w:t>
        </w:r>
      </w:ins>
    </w:p>
    <w:p w14:paraId="5B00E677" w14:textId="77777777" w:rsidR="00C239CA" w:rsidRPr="00C239CA" w:rsidRDefault="00C239CA" w:rsidP="00C239CA">
      <w:pPr>
        <w:rPr>
          <w:ins w:id="105" w:author="NGUYỄN ANH TƯỜNG" w:date="2024-12-18T14:34:00Z" w16du:dateUtc="2024-12-18T07:34:00Z"/>
          <w:rFonts w:ascii="Times New Roman" w:hAnsi="Times New Roman" w:cs="Times New Roman"/>
          <w:sz w:val="24"/>
          <w:szCs w:val="24"/>
        </w:rPr>
      </w:pPr>
      <w:ins w:id="106" w:author="NGUYỄN ANH TƯỜNG" w:date="2024-12-18T14:34:00Z" w16du:dateUtc="2024-12-18T07:34:00Z">
        <w:r w:rsidRPr="00C239CA">
          <w:rPr>
            <w:rFonts w:ascii="Times New Roman" w:hAnsi="Times New Roman" w:cs="Times New Roman"/>
            <w:sz w:val="24"/>
            <w:szCs w:val="24"/>
          </w:rPr>
          <w:t>- Sau khi nhập tên món xong, nhấn vào ô Enter. Danh sách các món ăn thay thế sẽ hiện ra.</w:t>
        </w:r>
      </w:ins>
    </w:p>
    <w:p w14:paraId="4C9642C3" w14:textId="77777777" w:rsidR="00C239CA" w:rsidRPr="00C239CA" w:rsidRDefault="00C239CA" w:rsidP="00C239CA">
      <w:pPr>
        <w:rPr>
          <w:ins w:id="107" w:author="NGUYỄN ANH TƯỜNG" w:date="2024-12-18T14:34:00Z" w16du:dateUtc="2024-12-18T07:34:00Z"/>
          <w:rFonts w:ascii="Times New Roman" w:hAnsi="Times New Roman" w:cs="Times New Roman"/>
          <w:sz w:val="24"/>
          <w:szCs w:val="24"/>
        </w:rPr>
      </w:pPr>
      <w:ins w:id="108" w:author="NGUYỄN ANH TƯỜNG" w:date="2024-12-18T14:34:00Z" w16du:dateUtc="2024-12-18T07:34:00Z">
        <w:r w:rsidRPr="00C239CA">
          <w:rPr>
            <w:rFonts w:ascii="Times New Roman" w:hAnsi="Times New Roman" w:cs="Times New Roman"/>
            <w:sz w:val="24"/>
            <w:szCs w:val="24"/>
          </w:rPr>
          <w:t xml:space="preserve"> </w:t>
        </w:r>
      </w:ins>
    </w:p>
    <w:p w14:paraId="3B8C2362" w14:textId="77777777" w:rsidR="00C239CA" w:rsidRPr="00C239CA" w:rsidRDefault="00C239CA" w:rsidP="00C239CA">
      <w:pPr>
        <w:rPr>
          <w:ins w:id="109" w:author="NGUYỄN ANH TƯỜNG" w:date="2024-12-18T14:34:00Z" w16du:dateUtc="2024-12-18T07:34:00Z"/>
          <w:rFonts w:ascii="Times New Roman" w:hAnsi="Times New Roman" w:cs="Times New Roman"/>
          <w:sz w:val="24"/>
          <w:szCs w:val="24"/>
        </w:rPr>
      </w:pPr>
    </w:p>
    <w:p w14:paraId="0A3639B3" w14:textId="77777777" w:rsidR="00C239CA" w:rsidRPr="00C239CA" w:rsidRDefault="00C239CA" w:rsidP="00C239CA">
      <w:pPr>
        <w:rPr>
          <w:ins w:id="110" w:author="NGUYỄN ANH TƯỜNG" w:date="2024-12-18T14:34:00Z" w16du:dateUtc="2024-12-18T07:34:00Z"/>
          <w:rFonts w:ascii="Times New Roman" w:hAnsi="Times New Roman" w:cs="Times New Roman"/>
          <w:sz w:val="24"/>
          <w:szCs w:val="24"/>
        </w:rPr>
      </w:pPr>
      <w:ins w:id="111" w:author="NGUYỄN ANH TƯỜNG" w:date="2024-12-18T14:34:00Z" w16du:dateUtc="2024-12-18T07:34:00Z">
        <w:r w:rsidRPr="00C239CA">
          <w:rPr>
            <w:rFonts w:ascii="Times New Roman" w:hAnsi="Times New Roman" w:cs="Times New Roman"/>
            <w:sz w:val="24"/>
            <w:szCs w:val="24"/>
          </w:rPr>
          <w:t>- Kết quả.</w:t>
        </w:r>
      </w:ins>
    </w:p>
    <w:p w14:paraId="5D504C5C" w14:textId="77777777" w:rsidR="00C239CA" w:rsidRPr="00C239CA" w:rsidRDefault="00C239CA" w:rsidP="00C239CA">
      <w:pPr>
        <w:rPr>
          <w:ins w:id="112" w:author="NGUYỄN ANH TƯỜNG" w:date="2024-12-18T14:34:00Z" w16du:dateUtc="2024-12-18T07:34:00Z"/>
          <w:rFonts w:ascii="Times New Roman" w:hAnsi="Times New Roman" w:cs="Times New Roman"/>
          <w:sz w:val="24"/>
          <w:szCs w:val="24"/>
        </w:rPr>
      </w:pPr>
      <w:ins w:id="113" w:author="NGUYỄN ANH TƯỜNG" w:date="2024-12-18T14:34:00Z" w16du:dateUtc="2024-12-18T07:34:00Z">
        <w:r w:rsidRPr="00C239CA">
          <w:rPr>
            <w:rFonts w:ascii="Times New Roman" w:hAnsi="Times New Roman" w:cs="Times New Roman"/>
            <w:sz w:val="24"/>
            <w:szCs w:val="24"/>
          </w:rPr>
          <w:t xml:space="preserve"> </w:t>
        </w:r>
      </w:ins>
    </w:p>
    <w:p w14:paraId="6C8E586F" w14:textId="77777777" w:rsidR="00C239CA" w:rsidRPr="00C239CA" w:rsidRDefault="00C239CA" w:rsidP="00C239CA">
      <w:pPr>
        <w:rPr>
          <w:ins w:id="114" w:author="NGUYỄN ANH TƯỜNG" w:date="2024-12-18T14:34:00Z" w16du:dateUtc="2024-12-18T07:34:00Z"/>
          <w:rFonts w:ascii="Times New Roman" w:hAnsi="Times New Roman" w:cs="Times New Roman"/>
          <w:sz w:val="24"/>
          <w:szCs w:val="24"/>
        </w:rPr>
      </w:pPr>
    </w:p>
    <w:p w14:paraId="2BE3938F" w14:textId="77777777" w:rsidR="00C239CA" w:rsidRPr="00C239CA" w:rsidRDefault="00C239CA" w:rsidP="00C239CA">
      <w:pPr>
        <w:rPr>
          <w:ins w:id="115" w:author="NGUYỄN ANH TƯỜNG" w:date="2024-12-18T14:34:00Z" w16du:dateUtc="2024-12-18T07:34:00Z"/>
          <w:rFonts w:ascii="Times New Roman" w:hAnsi="Times New Roman" w:cs="Times New Roman"/>
          <w:sz w:val="24"/>
          <w:szCs w:val="24"/>
        </w:rPr>
      </w:pPr>
    </w:p>
    <w:p w14:paraId="54A0AAE4" w14:textId="77777777" w:rsidR="00C239CA" w:rsidRPr="00C239CA" w:rsidRDefault="00C239CA" w:rsidP="00C239CA">
      <w:pPr>
        <w:rPr>
          <w:ins w:id="116" w:author="NGUYỄN ANH TƯỜNG" w:date="2024-12-18T14:34:00Z" w16du:dateUtc="2024-12-18T07:34:00Z"/>
          <w:rFonts w:ascii="Times New Roman" w:hAnsi="Times New Roman" w:cs="Times New Roman"/>
          <w:sz w:val="24"/>
          <w:szCs w:val="24"/>
        </w:rPr>
      </w:pPr>
    </w:p>
    <w:p w14:paraId="32C8D3C8" w14:textId="77777777" w:rsidR="00C239CA" w:rsidRPr="00C239CA" w:rsidRDefault="00C239CA" w:rsidP="00C239CA">
      <w:pPr>
        <w:rPr>
          <w:ins w:id="117" w:author="NGUYỄN ANH TƯỜNG" w:date="2024-12-18T14:34:00Z" w16du:dateUtc="2024-12-18T07:34:00Z"/>
          <w:rFonts w:ascii="Times New Roman" w:hAnsi="Times New Roman" w:cs="Times New Roman"/>
          <w:sz w:val="24"/>
          <w:szCs w:val="24"/>
        </w:rPr>
      </w:pPr>
    </w:p>
    <w:p w14:paraId="5D716929" w14:textId="77777777" w:rsidR="00C239CA" w:rsidRPr="00C239CA" w:rsidRDefault="00C239CA" w:rsidP="00C239CA">
      <w:pPr>
        <w:rPr>
          <w:ins w:id="118" w:author="NGUYỄN ANH TƯỜNG" w:date="2024-12-18T14:34:00Z" w16du:dateUtc="2024-12-18T07:34:00Z"/>
          <w:rFonts w:ascii="Times New Roman" w:hAnsi="Times New Roman" w:cs="Times New Roman"/>
          <w:sz w:val="24"/>
          <w:szCs w:val="24"/>
        </w:rPr>
      </w:pPr>
    </w:p>
    <w:p w14:paraId="62DC2B00" w14:textId="77777777" w:rsidR="00C239CA" w:rsidRPr="00C239CA" w:rsidRDefault="00C239CA" w:rsidP="00C239CA">
      <w:pPr>
        <w:rPr>
          <w:ins w:id="119" w:author="NGUYỄN ANH TƯỜNG" w:date="2024-12-18T14:34:00Z" w16du:dateUtc="2024-12-18T07:34:00Z"/>
          <w:rFonts w:ascii="Times New Roman" w:hAnsi="Times New Roman" w:cs="Times New Roman"/>
          <w:sz w:val="24"/>
          <w:szCs w:val="24"/>
        </w:rPr>
      </w:pPr>
    </w:p>
    <w:p w14:paraId="336A886D" w14:textId="77777777" w:rsidR="00C239CA" w:rsidRPr="00C239CA" w:rsidRDefault="00C239CA" w:rsidP="00C239CA">
      <w:pPr>
        <w:rPr>
          <w:ins w:id="120" w:author="NGUYỄN ANH TƯỜNG" w:date="2024-12-18T14:34:00Z" w16du:dateUtc="2024-12-18T07:34:00Z"/>
          <w:rFonts w:ascii="Times New Roman" w:hAnsi="Times New Roman" w:cs="Times New Roman"/>
          <w:sz w:val="24"/>
          <w:szCs w:val="24"/>
        </w:rPr>
      </w:pPr>
    </w:p>
    <w:p w14:paraId="190086E1" w14:textId="77777777" w:rsidR="00C239CA" w:rsidRPr="00C239CA" w:rsidRDefault="00C239CA" w:rsidP="00C239CA">
      <w:pPr>
        <w:rPr>
          <w:ins w:id="121" w:author="NGUYỄN ANH TƯỜNG" w:date="2024-12-18T14:34:00Z" w16du:dateUtc="2024-12-18T07:34:00Z"/>
          <w:rFonts w:ascii="Times New Roman" w:hAnsi="Times New Roman" w:cs="Times New Roman"/>
          <w:sz w:val="24"/>
          <w:szCs w:val="24"/>
        </w:rPr>
      </w:pPr>
    </w:p>
    <w:p w14:paraId="444331F1" w14:textId="77777777" w:rsidR="00C239CA" w:rsidRPr="00C239CA" w:rsidRDefault="00C239CA" w:rsidP="00C239CA">
      <w:pPr>
        <w:rPr>
          <w:ins w:id="122" w:author="NGUYỄN ANH TƯỜNG" w:date="2024-12-18T14:34:00Z" w16du:dateUtc="2024-12-18T07:34:00Z"/>
          <w:rFonts w:ascii="Times New Roman" w:hAnsi="Times New Roman" w:cs="Times New Roman"/>
          <w:sz w:val="24"/>
          <w:szCs w:val="24"/>
        </w:rPr>
      </w:pPr>
    </w:p>
    <w:p w14:paraId="60DFB9F9" w14:textId="77777777" w:rsidR="00C239CA" w:rsidRPr="00C239CA" w:rsidRDefault="00C239CA" w:rsidP="00C239CA">
      <w:pPr>
        <w:rPr>
          <w:ins w:id="123" w:author="NGUYỄN ANH TƯỜNG" w:date="2024-12-18T14:34:00Z" w16du:dateUtc="2024-12-18T07:34:00Z"/>
          <w:rFonts w:ascii="Times New Roman" w:hAnsi="Times New Roman" w:cs="Times New Roman"/>
          <w:sz w:val="24"/>
          <w:szCs w:val="24"/>
        </w:rPr>
      </w:pPr>
    </w:p>
    <w:p w14:paraId="01EE73FB" w14:textId="77777777" w:rsidR="00C239CA" w:rsidRPr="00C239CA" w:rsidRDefault="00C239CA" w:rsidP="00C239CA">
      <w:pPr>
        <w:rPr>
          <w:ins w:id="124" w:author="NGUYỄN ANH TƯỜNG" w:date="2024-12-18T14:34:00Z" w16du:dateUtc="2024-12-18T07:34:00Z"/>
          <w:rFonts w:ascii="Times New Roman" w:hAnsi="Times New Roman" w:cs="Times New Roman"/>
          <w:sz w:val="24"/>
          <w:szCs w:val="24"/>
        </w:rPr>
      </w:pPr>
    </w:p>
    <w:p w14:paraId="33E41497" w14:textId="77777777" w:rsidR="00C239CA" w:rsidRPr="00C239CA" w:rsidRDefault="00C239CA" w:rsidP="00C239CA">
      <w:pPr>
        <w:rPr>
          <w:ins w:id="125" w:author="NGUYỄN ANH TƯỜNG" w:date="2024-12-18T14:34:00Z" w16du:dateUtc="2024-12-18T07:34:00Z"/>
          <w:rFonts w:ascii="Times New Roman" w:hAnsi="Times New Roman" w:cs="Times New Roman"/>
          <w:sz w:val="24"/>
          <w:szCs w:val="24"/>
        </w:rPr>
      </w:pPr>
    </w:p>
    <w:p w14:paraId="4FF6A55F" w14:textId="77777777" w:rsidR="00C239CA" w:rsidRPr="00C239CA" w:rsidRDefault="00C239CA" w:rsidP="00C239CA">
      <w:pPr>
        <w:rPr>
          <w:ins w:id="126" w:author="NGUYỄN ANH TƯỜNG" w:date="2024-12-18T14:34:00Z" w16du:dateUtc="2024-12-18T07:34:00Z"/>
          <w:rFonts w:ascii="Times New Roman" w:hAnsi="Times New Roman" w:cs="Times New Roman"/>
          <w:sz w:val="24"/>
          <w:szCs w:val="24"/>
        </w:rPr>
      </w:pPr>
    </w:p>
    <w:p w14:paraId="4433070D" w14:textId="77777777" w:rsidR="00C239CA" w:rsidRPr="00C239CA" w:rsidRDefault="00C239CA" w:rsidP="00C239CA">
      <w:pPr>
        <w:rPr>
          <w:ins w:id="127" w:author="NGUYỄN ANH TƯỜNG" w:date="2024-12-18T14:34:00Z" w16du:dateUtc="2024-12-18T07:34:00Z"/>
          <w:rFonts w:ascii="Times New Roman" w:hAnsi="Times New Roman" w:cs="Times New Roman"/>
          <w:sz w:val="24"/>
          <w:szCs w:val="24"/>
        </w:rPr>
      </w:pPr>
    </w:p>
    <w:p w14:paraId="74A259E2" w14:textId="77777777" w:rsidR="00C239CA" w:rsidRPr="00C239CA" w:rsidRDefault="00C239CA" w:rsidP="00C239CA">
      <w:pPr>
        <w:rPr>
          <w:ins w:id="128" w:author="NGUYỄN ANH TƯỜNG" w:date="2024-12-18T14:34:00Z" w16du:dateUtc="2024-12-18T07:34:00Z"/>
          <w:rFonts w:ascii="Times New Roman" w:hAnsi="Times New Roman" w:cs="Times New Roman"/>
          <w:sz w:val="24"/>
          <w:szCs w:val="24"/>
        </w:rPr>
      </w:pPr>
    </w:p>
    <w:p w14:paraId="135F1CFA" w14:textId="77777777" w:rsidR="00C239CA" w:rsidRPr="00C239CA" w:rsidRDefault="00C239CA" w:rsidP="00C239CA">
      <w:pPr>
        <w:rPr>
          <w:ins w:id="129" w:author="NGUYỄN ANH TƯỜNG" w:date="2024-12-18T14:34:00Z" w16du:dateUtc="2024-12-18T07:34:00Z"/>
          <w:rFonts w:ascii="Times New Roman" w:hAnsi="Times New Roman" w:cs="Times New Roman"/>
          <w:sz w:val="24"/>
          <w:szCs w:val="24"/>
        </w:rPr>
      </w:pPr>
      <w:ins w:id="130" w:author="NGUYỄN ANH TƯỜNG" w:date="2024-12-18T14:34:00Z" w16du:dateUtc="2024-12-18T07:34:00Z">
        <w:r w:rsidRPr="00C239CA">
          <w:rPr>
            <w:rFonts w:ascii="Times New Roman" w:hAnsi="Times New Roman" w:cs="Times New Roman"/>
            <w:sz w:val="24"/>
            <w:szCs w:val="24"/>
          </w:rPr>
          <w:t>I.</w:t>
        </w:r>
        <w:r w:rsidRPr="00C239CA">
          <w:rPr>
            <w:rFonts w:ascii="Times New Roman" w:hAnsi="Times New Roman" w:cs="Times New Roman"/>
            <w:sz w:val="24"/>
            <w:szCs w:val="24"/>
          </w:rPr>
          <w:tab/>
          <w:t>Xây dựng hệ thống gợi ý món ăn từ nguyên liệu cho trước (Model 3)</w:t>
        </w:r>
      </w:ins>
    </w:p>
    <w:p w14:paraId="42E76F9F" w14:textId="77777777" w:rsidR="00C239CA" w:rsidRPr="00C239CA" w:rsidRDefault="00C239CA" w:rsidP="00C239CA">
      <w:pPr>
        <w:rPr>
          <w:ins w:id="131" w:author="NGUYỄN ANH TƯỜNG" w:date="2024-12-18T14:34:00Z" w16du:dateUtc="2024-12-18T07:34:00Z"/>
          <w:rFonts w:ascii="Times New Roman" w:hAnsi="Times New Roman" w:cs="Times New Roman"/>
          <w:sz w:val="24"/>
          <w:szCs w:val="24"/>
        </w:rPr>
      </w:pPr>
      <w:ins w:id="132" w:author="NGUYỄN ANH TƯỜNG" w:date="2024-12-18T14:34:00Z" w16du:dateUtc="2024-12-18T07:34:00Z">
        <w:r w:rsidRPr="00C239CA">
          <w:rPr>
            <w:rFonts w:ascii="Times New Roman" w:hAnsi="Times New Roman" w:cs="Times New Roman"/>
            <w:sz w:val="24"/>
            <w:szCs w:val="24"/>
          </w:rPr>
          <w:t xml:space="preserve">      Sử dụng phương pháp: K-Nearest Neighbors</w:t>
        </w:r>
      </w:ins>
    </w:p>
    <w:p w14:paraId="43B20792" w14:textId="77777777" w:rsidR="00C239CA" w:rsidRPr="00C239CA" w:rsidRDefault="00C239CA" w:rsidP="00C239CA">
      <w:pPr>
        <w:rPr>
          <w:ins w:id="133" w:author="NGUYỄN ANH TƯỜNG" w:date="2024-12-18T14:34:00Z" w16du:dateUtc="2024-12-18T07:34:00Z"/>
          <w:rFonts w:ascii="Times New Roman" w:hAnsi="Times New Roman" w:cs="Times New Roman"/>
          <w:sz w:val="24"/>
          <w:szCs w:val="24"/>
        </w:rPr>
      </w:pPr>
      <w:ins w:id="134" w:author="NGUYỄN ANH TƯỜNG" w:date="2024-12-18T14:34:00Z" w16du:dateUtc="2024-12-18T07:34:00Z">
        <w:r w:rsidRPr="00C239CA">
          <w:rPr>
            <w:rFonts w:ascii="Times New Roman" w:hAnsi="Times New Roman" w:cs="Times New Roman"/>
            <w:sz w:val="24"/>
            <w:szCs w:val="24"/>
          </w:rPr>
          <w:lastRenderedPageBreak/>
          <w:t>- Ở đây, ta sẽ tính khoảng cách của dãy nguyên liệu đầu vào và so sánh nó với dãy nguyên liệu của từng món ăn, sau đó xuất ra 5 món ăn có khoảng cách ngắn nhất.</w:t>
        </w:r>
      </w:ins>
    </w:p>
    <w:p w14:paraId="1FD93998" w14:textId="77777777" w:rsidR="00C239CA" w:rsidRPr="00C239CA" w:rsidRDefault="00C239CA" w:rsidP="00C239CA">
      <w:pPr>
        <w:rPr>
          <w:ins w:id="135" w:author="NGUYỄN ANH TƯỜNG" w:date="2024-12-18T14:34:00Z" w16du:dateUtc="2024-12-18T07:34:00Z"/>
          <w:rFonts w:ascii="Times New Roman" w:hAnsi="Times New Roman" w:cs="Times New Roman"/>
          <w:sz w:val="24"/>
          <w:szCs w:val="24"/>
        </w:rPr>
      </w:pPr>
      <w:ins w:id="136" w:author="NGUYỄN ANH TƯỜNG" w:date="2024-12-18T14:34:00Z" w16du:dateUtc="2024-12-18T07:34:00Z">
        <w:r w:rsidRPr="00C239CA">
          <w:rPr>
            <w:rFonts w:ascii="Times New Roman" w:hAnsi="Times New Roman" w:cs="Times New Roman"/>
            <w:sz w:val="24"/>
            <w:szCs w:val="24"/>
          </w:rPr>
          <w:t>Tiền xử lý input:</w:t>
        </w:r>
      </w:ins>
    </w:p>
    <w:p w14:paraId="6B832F9E" w14:textId="77777777" w:rsidR="00C239CA" w:rsidRPr="00C239CA" w:rsidRDefault="00C239CA" w:rsidP="00C239CA">
      <w:pPr>
        <w:rPr>
          <w:ins w:id="137" w:author="NGUYỄN ANH TƯỜNG" w:date="2024-12-18T14:34:00Z" w16du:dateUtc="2024-12-18T07:34:00Z"/>
          <w:rFonts w:ascii="Times New Roman" w:hAnsi="Times New Roman" w:cs="Times New Roman"/>
          <w:sz w:val="24"/>
          <w:szCs w:val="24"/>
        </w:rPr>
      </w:pPr>
      <w:ins w:id="138" w:author="NGUYỄN ANH TƯỜNG" w:date="2024-12-18T14:34:00Z" w16du:dateUtc="2024-12-18T07:34:00Z">
        <w:r w:rsidRPr="00C239CA">
          <w:rPr>
            <w:rFonts w:ascii="Times New Roman" w:hAnsi="Times New Roman" w:cs="Times New Roman"/>
            <w:sz w:val="24"/>
            <w:szCs w:val="24"/>
          </w:rPr>
          <w:t xml:space="preserve"> </w:t>
        </w:r>
      </w:ins>
    </w:p>
    <w:p w14:paraId="22C6B178" w14:textId="77777777" w:rsidR="00C239CA" w:rsidRPr="00C239CA" w:rsidRDefault="00C239CA" w:rsidP="00C239CA">
      <w:pPr>
        <w:rPr>
          <w:ins w:id="139" w:author="NGUYỄN ANH TƯỜNG" w:date="2024-12-18T14:34:00Z" w16du:dateUtc="2024-12-18T07:34:00Z"/>
          <w:rFonts w:ascii="Times New Roman" w:hAnsi="Times New Roman" w:cs="Times New Roman"/>
          <w:sz w:val="24"/>
          <w:szCs w:val="24"/>
        </w:rPr>
      </w:pPr>
      <w:ins w:id="140" w:author="NGUYỄN ANH TƯỜNG" w:date="2024-12-18T14:34:00Z" w16du:dateUtc="2024-12-18T07:34:00Z">
        <w:r w:rsidRPr="00C239CA">
          <w:rPr>
            <w:rFonts w:ascii="Times New Roman" w:hAnsi="Times New Roman" w:cs="Times New Roman"/>
            <w:sz w:val="24"/>
            <w:szCs w:val="24"/>
          </w:rPr>
          <w:t xml:space="preserve"> </w:t>
        </w:r>
      </w:ins>
    </w:p>
    <w:p w14:paraId="3B92FFD1" w14:textId="77777777" w:rsidR="00C239CA" w:rsidRPr="00C239CA" w:rsidRDefault="00C239CA" w:rsidP="00C239CA">
      <w:pPr>
        <w:rPr>
          <w:ins w:id="141" w:author="NGUYỄN ANH TƯỜNG" w:date="2024-12-18T14:34:00Z" w16du:dateUtc="2024-12-18T07:34:00Z"/>
          <w:rFonts w:ascii="Times New Roman" w:hAnsi="Times New Roman" w:cs="Times New Roman"/>
          <w:sz w:val="24"/>
          <w:szCs w:val="24"/>
        </w:rPr>
      </w:pPr>
      <w:ins w:id="142" w:author="NGUYỄN ANH TƯỜNG" w:date="2024-12-18T14:34:00Z" w16du:dateUtc="2024-12-18T07:34:00Z">
        <w:r w:rsidRPr="00C239CA">
          <w:rPr>
            <w:rFonts w:ascii="Times New Roman" w:hAnsi="Times New Roman" w:cs="Times New Roman"/>
            <w:sz w:val="24"/>
            <w:szCs w:val="24"/>
          </w:rPr>
          <w:t>- Ở đây ta chỉ có thể cho người dùng nhập vào những nguyên liệu mà họ muốn, nên khi có được danh sách các nguyên liệu đầu vào, ta phải chuyển đổi chúng thành DataFrame (1 dòng, tất cả nguyên liệu trong file.csv cột), với giá trị là True/False tùy thuộc vào sự hiện diện của nguyên liệu đó có trong input hay không.</w:t>
        </w:r>
      </w:ins>
    </w:p>
    <w:p w14:paraId="116CC9BF" w14:textId="77777777" w:rsidR="00C239CA" w:rsidRPr="00C239CA" w:rsidRDefault="00C239CA" w:rsidP="00C239CA">
      <w:pPr>
        <w:rPr>
          <w:ins w:id="143" w:author="NGUYỄN ANH TƯỜNG" w:date="2024-12-18T14:34:00Z" w16du:dateUtc="2024-12-18T07:34:00Z"/>
          <w:rFonts w:ascii="Times New Roman" w:hAnsi="Times New Roman" w:cs="Times New Roman"/>
          <w:sz w:val="24"/>
          <w:szCs w:val="24"/>
        </w:rPr>
      </w:pPr>
    </w:p>
    <w:p w14:paraId="15846F8B" w14:textId="77777777" w:rsidR="00C239CA" w:rsidRPr="00C239CA" w:rsidRDefault="00C239CA" w:rsidP="00C239CA">
      <w:pPr>
        <w:rPr>
          <w:ins w:id="144" w:author="NGUYỄN ANH TƯỜNG" w:date="2024-12-18T14:34:00Z" w16du:dateUtc="2024-12-18T07:34:00Z"/>
          <w:rFonts w:ascii="Times New Roman" w:hAnsi="Times New Roman" w:cs="Times New Roman"/>
          <w:sz w:val="24"/>
          <w:szCs w:val="24"/>
        </w:rPr>
      </w:pPr>
      <w:ins w:id="145" w:author="NGUYỄN ANH TƯỜNG" w:date="2024-12-18T14:34:00Z" w16du:dateUtc="2024-12-18T07:34:00Z">
        <w:r w:rsidRPr="00C239CA">
          <w:rPr>
            <w:rFonts w:ascii="Times New Roman" w:hAnsi="Times New Roman" w:cs="Times New Roman"/>
            <w:sz w:val="24"/>
            <w:szCs w:val="24"/>
          </w:rPr>
          <w:t xml:space="preserve">Lưu ý: </w:t>
        </w:r>
      </w:ins>
    </w:p>
    <w:p w14:paraId="14B7E218" w14:textId="77777777" w:rsidR="00C239CA" w:rsidRPr="00C239CA" w:rsidRDefault="00C239CA" w:rsidP="00C239CA">
      <w:pPr>
        <w:rPr>
          <w:ins w:id="146" w:author="NGUYỄN ANH TƯỜNG" w:date="2024-12-18T14:34:00Z" w16du:dateUtc="2024-12-18T07:34:00Z"/>
          <w:rFonts w:ascii="Times New Roman" w:hAnsi="Times New Roman" w:cs="Times New Roman"/>
          <w:sz w:val="24"/>
          <w:szCs w:val="24"/>
        </w:rPr>
      </w:pPr>
      <w:ins w:id="147" w:author="NGUYỄN ANH TƯỜNG" w:date="2024-12-18T14:34:00Z" w16du:dateUtc="2024-12-18T07:34:00Z">
        <w:r w:rsidRPr="00C239CA">
          <w:rPr>
            <w:rFonts w:ascii="Times New Roman" w:hAnsi="Times New Roman" w:cs="Times New Roman"/>
            <w:sz w:val="24"/>
            <w:szCs w:val="24"/>
          </w:rPr>
          <w:t xml:space="preserve"> </w:t>
        </w:r>
      </w:ins>
    </w:p>
    <w:p w14:paraId="6D6967D7" w14:textId="77777777" w:rsidR="00C239CA" w:rsidRPr="00C239CA" w:rsidRDefault="00C239CA" w:rsidP="00C239CA">
      <w:pPr>
        <w:rPr>
          <w:ins w:id="148" w:author="NGUYỄN ANH TƯỜNG" w:date="2024-12-18T14:34:00Z" w16du:dateUtc="2024-12-18T07:34:00Z"/>
          <w:rFonts w:ascii="Times New Roman" w:hAnsi="Times New Roman" w:cs="Times New Roman"/>
          <w:sz w:val="24"/>
          <w:szCs w:val="24"/>
        </w:rPr>
      </w:pPr>
    </w:p>
    <w:p w14:paraId="7FC19AFD" w14:textId="77777777" w:rsidR="00C239CA" w:rsidRPr="00C239CA" w:rsidRDefault="00C239CA" w:rsidP="00C239CA">
      <w:pPr>
        <w:rPr>
          <w:ins w:id="149" w:author="NGUYỄN ANH TƯỜNG" w:date="2024-12-18T14:34:00Z" w16du:dateUtc="2024-12-18T07:34:00Z"/>
          <w:rFonts w:ascii="Times New Roman" w:hAnsi="Times New Roman" w:cs="Times New Roman"/>
          <w:sz w:val="24"/>
          <w:szCs w:val="24"/>
        </w:rPr>
      </w:pPr>
      <w:ins w:id="150" w:author="NGUYỄN ANH TƯỜNG" w:date="2024-12-18T14:34:00Z" w16du:dateUtc="2024-12-18T07:34:00Z">
        <w:r w:rsidRPr="00C239CA">
          <w:rPr>
            <w:rFonts w:ascii="Times New Roman" w:hAnsi="Times New Roman" w:cs="Times New Roman"/>
            <w:sz w:val="24"/>
            <w:szCs w:val="24"/>
          </w:rPr>
          <w:t>- Do đặc thù các món ăn được lưu dưới dạng vector, nguyên liệu nào có thì bật lên 1, ngược lại thì là 0. Nếu sử dụng khoảng cách Euclidean đơn thuần thì sẽ xảy ra 1 vấn đề: Các món ăn có số lượng nguyên liệu đầu vào không bằng nhau (Ví dụ: Tồn tại món ăn chỉ cần 2 nguyên liệu, trong khi có món phải mất đến 30 nguyên liệu) =&gt; Sẽ gây ra tình trạng biased do: Nếu ta lấy 2 vector trừ nhau, sau đó tổng bình phương lên, những món ít nguyên liệu thường có khoảng cách ngắn hơn (kể cả không có 1 nguyên liệu nào khớp), dẫn tới đề xuất không chính xác.</w:t>
        </w:r>
      </w:ins>
    </w:p>
    <w:p w14:paraId="4163CDBA" w14:textId="77777777" w:rsidR="00C239CA" w:rsidRPr="00C239CA" w:rsidRDefault="00C239CA" w:rsidP="00C239CA">
      <w:pPr>
        <w:rPr>
          <w:ins w:id="151" w:author="NGUYỄN ANH TƯỜNG" w:date="2024-12-18T14:34:00Z" w16du:dateUtc="2024-12-18T07:34:00Z"/>
          <w:rFonts w:ascii="Times New Roman" w:hAnsi="Times New Roman" w:cs="Times New Roman"/>
          <w:sz w:val="24"/>
          <w:szCs w:val="24"/>
        </w:rPr>
      </w:pPr>
    </w:p>
    <w:p w14:paraId="2CD82F1D" w14:textId="77777777" w:rsidR="00C239CA" w:rsidRPr="00C239CA" w:rsidRDefault="00C239CA" w:rsidP="00C239CA">
      <w:pPr>
        <w:rPr>
          <w:ins w:id="152" w:author="NGUYỄN ANH TƯỜNG" w:date="2024-12-18T14:34:00Z" w16du:dateUtc="2024-12-18T07:34:00Z"/>
          <w:rFonts w:ascii="Times New Roman" w:hAnsi="Times New Roman" w:cs="Times New Roman"/>
          <w:sz w:val="24"/>
          <w:szCs w:val="24"/>
        </w:rPr>
      </w:pPr>
      <w:ins w:id="153" w:author="NGUYỄN ANH TƯỜNG" w:date="2024-12-18T14:34:00Z" w16du:dateUtc="2024-12-18T07:34:00Z">
        <w:r w:rsidRPr="00C239CA">
          <w:rPr>
            <w:rFonts w:ascii="Times New Roman" w:hAnsi="Times New Roman" w:cs="Times New Roman"/>
            <w:sz w:val="24"/>
            <w:szCs w:val="24"/>
          </w:rPr>
          <w:t>Giải pháp: Sử dụng khoảng cách Jaccard</w:t>
        </w:r>
      </w:ins>
    </w:p>
    <w:p w14:paraId="7C943D81" w14:textId="77777777" w:rsidR="00C239CA" w:rsidRPr="00C239CA" w:rsidRDefault="00C239CA" w:rsidP="00C239CA">
      <w:pPr>
        <w:rPr>
          <w:ins w:id="154" w:author="NGUYỄN ANH TƯỜNG" w:date="2024-12-18T14:34:00Z" w16du:dateUtc="2024-12-18T07:34:00Z"/>
          <w:rFonts w:ascii="Times New Roman" w:hAnsi="Times New Roman" w:cs="Times New Roman"/>
          <w:sz w:val="24"/>
          <w:szCs w:val="24"/>
        </w:rPr>
      </w:pPr>
      <w:ins w:id="155" w:author="NGUYỄN ANH TƯỜNG" w:date="2024-12-18T14:34:00Z" w16du:dateUtc="2024-12-18T07:34:00Z">
        <w:r w:rsidRPr="00C239CA">
          <w:rPr>
            <w:rFonts w:ascii="Times New Roman" w:hAnsi="Times New Roman" w:cs="Times New Roman"/>
            <w:sz w:val="24"/>
            <w:szCs w:val="24"/>
          </w:rPr>
          <w:t xml:space="preserve"> </w:t>
        </w:r>
      </w:ins>
    </w:p>
    <w:p w14:paraId="5E087320" w14:textId="77777777" w:rsidR="00C239CA" w:rsidRPr="00C239CA" w:rsidRDefault="00C239CA" w:rsidP="00C239CA">
      <w:pPr>
        <w:rPr>
          <w:ins w:id="156" w:author="NGUYỄN ANH TƯỜNG" w:date="2024-12-18T14:34:00Z" w16du:dateUtc="2024-12-18T07:34:00Z"/>
          <w:rFonts w:ascii="Times New Roman" w:hAnsi="Times New Roman" w:cs="Times New Roman"/>
          <w:sz w:val="24"/>
          <w:szCs w:val="24"/>
        </w:rPr>
      </w:pPr>
    </w:p>
    <w:p w14:paraId="053576CF" w14:textId="77777777" w:rsidR="00C239CA" w:rsidRPr="00C239CA" w:rsidRDefault="00C239CA" w:rsidP="00C239CA">
      <w:pPr>
        <w:rPr>
          <w:ins w:id="157" w:author="NGUYỄN ANH TƯỜNG" w:date="2024-12-18T14:34:00Z" w16du:dateUtc="2024-12-18T07:34:00Z"/>
          <w:rFonts w:ascii="Times New Roman" w:hAnsi="Times New Roman" w:cs="Times New Roman"/>
          <w:sz w:val="24"/>
          <w:szCs w:val="24"/>
        </w:rPr>
      </w:pPr>
      <w:ins w:id="158" w:author="NGUYỄN ANH TƯỜNG" w:date="2024-12-18T14:34:00Z" w16du:dateUtc="2024-12-18T07:34:00Z">
        <w:r w:rsidRPr="00C239CA">
          <w:rPr>
            <w:rFonts w:ascii="Times New Roman" w:hAnsi="Times New Roman" w:cs="Times New Roman"/>
            <w:sz w:val="24"/>
            <w:szCs w:val="24"/>
          </w:rPr>
          <w:t>Giải thích:</w:t>
        </w:r>
      </w:ins>
    </w:p>
    <w:p w14:paraId="6F1B910E" w14:textId="77777777" w:rsidR="00C239CA" w:rsidRPr="00C239CA" w:rsidRDefault="00C239CA" w:rsidP="00C239CA">
      <w:pPr>
        <w:rPr>
          <w:ins w:id="159" w:author="NGUYỄN ANH TƯỜNG" w:date="2024-12-18T14:34:00Z" w16du:dateUtc="2024-12-18T07:34:00Z"/>
          <w:rFonts w:ascii="Times New Roman" w:hAnsi="Times New Roman" w:cs="Times New Roman"/>
          <w:sz w:val="24"/>
          <w:szCs w:val="24"/>
        </w:rPr>
      </w:pPr>
      <w:ins w:id="160" w:author="NGUYỄN ANH TƯỜNG" w:date="2024-12-18T14:34:00Z" w16du:dateUtc="2024-12-18T07:34:00Z">
        <w:r w:rsidRPr="00C239CA">
          <w:rPr>
            <w:rFonts w:ascii="Times New Roman" w:hAnsi="Times New Roman" w:cs="Times New Roman"/>
            <w:sz w:val="24"/>
            <w:szCs w:val="24"/>
          </w:rPr>
          <w:t>•</w:t>
        </w:r>
        <w:r w:rsidRPr="00C239CA">
          <w:rPr>
            <w:rFonts w:ascii="Times New Roman" w:hAnsi="Times New Roman" w:cs="Times New Roman"/>
            <w:sz w:val="24"/>
            <w:szCs w:val="24"/>
          </w:rPr>
          <w:tab/>
          <w:t>Khoảng cách Jaccard nằm trong khoảng từ 0 đến 1.</w:t>
        </w:r>
      </w:ins>
    </w:p>
    <w:p w14:paraId="0F98A639" w14:textId="77777777" w:rsidR="00C239CA" w:rsidRPr="00C239CA" w:rsidRDefault="00C239CA" w:rsidP="00C239CA">
      <w:pPr>
        <w:rPr>
          <w:ins w:id="161" w:author="NGUYỄN ANH TƯỜNG" w:date="2024-12-18T14:34:00Z" w16du:dateUtc="2024-12-18T07:34:00Z"/>
          <w:rFonts w:ascii="Times New Roman" w:hAnsi="Times New Roman" w:cs="Times New Roman"/>
          <w:sz w:val="24"/>
          <w:szCs w:val="24"/>
        </w:rPr>
      </w:pPr>
      <w:ins w:id="162" w:author="NGUYỄN ANH TƯỜNG" w:date="2024-12-18T14:34:00Z" w16du:dateUtc="2024-12-18T07:34:00Z">
        <w:r w:rsidRPr="00C239CA">
          <w:rPr>
            <w:rFonts w:ascii="Times New Roman" w:hAnsi="Times New Roman" w:cs="Times New Roman"/>
            <w:sz w:val="24"/>
            <w:szCs w:val="24"/>
          </w:rPr>
          <w:t>•</w:t>
        </w:r>
        <w:r w:rsidRPr="00C239CA">
          <w:rPr>
            <w:rFonts w:ascii="Times New Roman" w:hAnsi="Times New Roman" w:cs="Times New Roman"/>
            <w:sz w:val="24"/>
            <w:szCs w:val="24"/>
          </w:rPr>
          <w:tab/>
          <w:t>Nếu hai tập hoàn toàn giống nhau, khoảng cách Jaccard là 0.</w:t>
        </w:r>
      </w:ins>
    </w:p>
    <w:p w14:paraId="6E2D8DFB" w14:textId="77777777" w:rsidR="00C239CA" w:rsidRPr="00C239CA" w:rsidRDefault="00C239CA" w:rsidP="00C239CA">
      <w:pPr>
        <w:rPr>
          <w:ins w:id="163" w:author="NGUYỄN ANH TƯỜNG" w:date="2024-12-18T14:34:00Z" w16du:dateUtc="2024-12-18T07:34:00Z"/>
          <w:rFonts w:ascii="Times New Roman" w:hAnsi="Times New Roman" w:cs="Times New Roman"/>
          <w:sz w:val="24"/>
          <w:szCs w:val="24"/>
        </w:rPr>
      </w:pPr>
      <w:ins w:id="164" w:author="NGUYỄN ANH TƯỜNG" w:date="2024-12-18T14:34:00Z" w16du:dateUtc="2024-12-18T07:34:00Z">
        <w:r w:rsidRPr="00C239CA">
          <w:rPr>
            <w:rFonts w:ascii="Times New Roman" w:hAnsi="Times New Roman" w:cs="Times New Roman"/>
            <w:sz w:val="24"/>
            <w:szCs w:val="24"/>
          </w:rPr>
          <w:t>•</w:t>
        </w:r>
        <w:r w:rsidRPr="00C239CA">
          <w:rPr>
            <w:rFonts w:ascii="Times New Roman" w:hAnsi="Times New Roman" w:cs="Times New Roman"/>
            <w:sz w:val="24"/>
            <w:szCs w:val="24"/>
          </w:rPr>
          <w:tab/>
          <w:t>Nếu hai tập hoàn toàn không giao nhau, khoảng cách Jaccard là 1.</w:t>
        </w:r>
      </w:ins>
    </w:p>
    <w:p w14:paraId="64ACB5A4" w14:textId="77777777" w:rsidR="00C239CA" w:rsidRPr="00C239CA" w:rsidRDefault="00C239CA" w:rsidP="00C239CA">
      <w:pPr>
        <w:rPr>
          <w:ins w:id="165" w:author="NGUYỄN ANH TƯỜNG" w:date="2024-12-18T14:34:00Z" w16du:dateUtc="2024-12-18T07:34:00Z"/>
          <w:rFonts w:ascii="Times New Roman" w:hAnsi="Times New Roman" w:cs="Times New Roman"/>
          <w:sz w:val="24"/>
          <w:szCs w:val="24"/>
        </w:rPr>
      </w:pPr>
    </w:p>
    <w:p w14:paraId="50C13E4D" w14:textId="77777777" w:rsidR="00C239CA" w:rsidRPr="00C239CA" w:rsidRDefault="00C239CA" w:rsidP="00C239CA">
      <w:pPr>
        <w:rPr>
          <w:ins w:id="166" w:author="NGUYỄN ANH TƯỜNG" w:date="2024-12-18T14:34:00Z" w16du:dateUtc="2024-12-18T07:34:00Z"/>
          <w:rFonts w:ascii="Times New Roman" w:hAnsi="Times New Roman" w:cs="Times New Roman"/>
          <w:sz w:val="24"/>
          <w:szCs w:val="24"/>
        </w:rPr>
      </w:pPr>
      <w:ins w:id="167" w:author="NGUYỄN ANH TƯỜNG" w:date="2024-12-18T14:34:00Z" w16du:dateUtc="2024-12-18T07:34:00Z">
        <w:r w:rsidRPr="00C239CA">
          <w:rPr>
            <w:rFonts w:ascii="Times New Roman" w:hAnsi="Times New Roman" w:cs="Times New Roman"/>
            <w:sz w:val="24"/>
            <w:szCs w:val="24"/>
          </w:rPr>
          <w:t xml:space="preserve"> </w:t>
        </w:r>
      </w:ins>
    </w:p>
    <w:p w14:paraId="207FF521" w14:textId="77777777" w:rsidR="00C239CA" w:rsidRPr="00C239CA" w:rsidRDefault="00C239CA" w:rsidP="00C239CA">
      <w:pPr>
        <w:rPr>
          <w:ins w:id="168" w:author="NGUYỄN ANH TƯỜNG" w:date="2024-12-18T14:34:00Z" w16du:dateUtc="2024-12-18T07:34:00Z"/>
          <w:rFonts w:ascii="Times New Roman" w:hAnsi="Times New Roman" w:cs="Times New Roman"/>
          <w:sz w:val="24"/>
          <w:szCs w:val="24"/>
        </w:rPr>
      </w:pPr>
      <w:ins w:id="169" w:author="NGUYỄN ANH TƯỜNG" w:date="2024-12-18T14:34:00Z" w16du:dateUtc="2024-12-18T07:34:00Z">
        <w:r w:rsidRPr="00C239CA">
          <w:rPr>
            <w:rFonts w:ascii="Times New Roman" w:hAnsi="Times New Roman" w:cs="Times New Roman"/>
            <w:sz w:val="24"/>
            <w:szCs w:val="24"/>
          </w:rPr>
          <w:lastRenderedPageBreak/>
          <w:t>Thuật toán này khắc phục hoàn toàn những vấn đề trước đó!</w:t>
        </w:r>
      </w:ins>
    </w:p>
    <w:p w14:paraId="67EBAEB4" w14:textId="77777777" w:rsidR="00C239CA" w:rsidRPr="00C239CA" w:rsidRDefault="00C239CA" w:rsidP="00C239CA">
      <w:pPr>
        <w:rPr>
          <w:ins w:id="170" w:author="NGUYỄN ANH TƯỜNG" w:date="2024-12-18T14:34:00Z" w16du:dateUtc="2024-12-18T07:34:00Z"/>
          <w:rFonts w:ascii="Times New Roman" w:hAnsi="Times New Roman" w:cs="Times New Roman"/>
          <w:sz w:val="24"/>
          <w:szCs w:val="24"/>
        </w:rPr>
      </w:pPr>
    </w:p>
    <w:p w14:paraId="579A26AD" w14:textId="77777777" w:rsidR="00C239CA" w:rsidRPr="00C239CA" w:rsidRDefault="00C239CA" w:rsidP="00C239CA">
      <w:pPr>
        <w:rPr>
          <w:ins w:id="171" w:author="NGUYỄN ANH TƯỜNG" w:date="2024-12-18T14:34:00Z" w16du:dateUtc="2024-12-18T07:34:00Z"/>
          <w:rFonts w:ascii="Times New Roman" w:hAnsi="Times New Roman" w:cs="Times New Roman"/>
          <w:sz w:val="24"/>
          <w:szCs w:val="24"/>
        </w:rPr>
      </w:pPr>
      <w:ins w:id="172" w:author="NGUYỄN ANH TƯỜNG" w:date="2024-12-18T14:34:00Z" w16du:dateUtc="2024-12-18T07:34:00Z">
        <w:r w:rsidRPr="00C239CA">
          <w:rPr>
            <w:rFonts w:ascii="Times New Roman" w:hAnsi="Times New Roman" w:cs="Times New Roman"/>
            <w:sz w:val="24"/>
            <w:szCs w:val="24"/>
          </w:rPr>
          <w:t>- Sau đó, ta sẽ lấy ra những món ăn có khoảng cách ngắn nhất (kiểm tra điều kiện là phải &gt;= 0 và &lt; 1).</w:t>
        </w:r>
      </w:ins>
    </w:p>
    <w:p w14:paraId="4FCA9B48" w14:textId="77777777" w:rsidR="00C239CA" w:rsidRPr="00C239CA" w:rsidRDefault="00C239CA" w:rsidP="00C239CA">
      <w:pPr>
        <w:rPr>
          <w:ins w:id="173" w:author="NGUYỄN ANH TƯỜNG" w:date="2024-12-18T14:34:00Z" w16du:dateUtc="2024-12-18T07:34:00Z"/>
          <w:rFonts w:ascii="Times New Roman" w:hAnsi="Times New Roman" w:cs="Times New Roman"/>
          <w:sz w:val="24"/>
          <w:szCs w:val="24"/>
        </w:rPr>
      </w:pPr>
      <w:ins w:id="174" w:author="NGUYỄN ANH TƯỜNG" w:date="2024-12-18T14:34:00Z" w16du:dateUtc="2024-12-18T07:34:00Z">
        <w:r w:rsidRPr="00C239CA">
          <w:rPr>
            <w:rFonts w:ascii="Times New Roman" w:hAnsi="Times New Roman" w:cs="Times New Roman"/>
            <w:sz w:val="24"/>
            <w:szCs w:val="24"/>
          </w:rPr>
          <w:t xml:space="preserve"> </w:t>
        </w:r>
      </w:ins>
    </w:p>
    <w:p w14:paraId="2AB3EA3B" w14:textId="77777777" w:rsidR="00C239CA" w:rsidRPr="00C239CA" w:rsidRDefault="00C239CA" w:rsidP="00C239CA">
      <w:pPr>
        <w:rPr>
          <w:ins w:id="175" w:author="NGUYỄN ANH TƯỜNG" w:date="2024-12-18T14:34:00Z" w16du:dateUtc="2024-12-18T07:34:00Z"/>
          <w:rFonts w:ascii="Times New Roman" w:hAnsi="Times New Roman" w:cs="Times New Roman"/>
          <w:sz w:val="24"/>
          <w:szCs w:val="24"/>
        </w:rPr>
      </w:pPr>
      <w:ins w:id="176" w:author="NGUYỄN ANH TƯỜNG" w:date="2024-12-18T14:34:00Z" w16du:dateUtc="2024-12-18T07:34:00Z">
        <w:r w:rsidRPr="00C239CA">
          <w:rPr>
            <w:rFonts w:ascii="Times New Roman" w:hAnsi="Times New Roman" w:cs="Times New Roman"/>
            <w:sz w:val="24"/>
            <w:szCs w:val="24"/>
          </w:rPr>
          <w:t>Kiểm thử</w:t>
        </w:r>
      </w:ins>
    </w:p>
    <w:p w14:paraId="532DA170" w14:textId="77777777" w:rsidR="00C239CA" w:rsidRPr="00C239CA" w:rsidRDefault="00C239CA" w:rsidP="00C239CA">
      <w:pPr>
        <w:rPr>
          <w:ins w:id="177" w:author="NGUYỄN ANH TƯỜNG" w:date="2024-12-18T14:34:00Z" w16du:dateUtc="2024-12-18T07:34:00Z"/>
          <w:rFonts w:ascii="Times New Roman" w:hAnsi="Times New Roman" w:cs="Times New Roman"/>
          <w:sz w:val="24"/>
          <w:szCs w:val="24"/>
        </w:rPr>
      </w:pPr>
      <w:ins w:id="178" w:author="NGUYỄN ANH TƯỜNG" w:date="2024-12-18T14:34:00Z" w16du:dateUtc="2024-12-18T07:34:00Z">
        <w:r w:rsidRPr="00C239CA">
          <w:rPr>
            <w:rFonts w:ascii="Times New Roman" w:hAnsi="Times New Roman" w:cs="Times New Roman"/>
            <w:sz w:val="24"/>
            <w:szCs w:val="24"/>
          </w:rPr>
          <w:t>- Nhập vào danh sách các nguyên liệu.</w:t>
        </w:r>
      </w:ins>
    </w:p>
    <w:p w14:paraId="189734E2" w14:textId="77777777" w:rsidR="00C239CA" w:rsidRPr="00C239CA" w:rsidRDefault="00C239CA" w:rsidP="00C239CA">
      <w:pPr>
        <w:rPr>
          <w:ins w:id="179" w:author="NGUYỄN ANH TƯỜNG" w:date="2024-12-18T14:34:00Z" w16du:dateUtc="2024-12-18T07:34:00Z"/>
          <w:rFonts w:ascii="Times New Roman" w:hAnsi="Times New Roman" w:cs="Times New Roman"/>
          <w:sz w:val="24"/>
          <w:szCs w:val="24"/>
        </w:rPr>
      </w:pPr>
      <w:ins w:id="180" w:author="NGUYỄN ANH TƯỜNG" w:date="2024-12-18T14:34:00Z" w16du:dateUtc="2024-12-18T07:34:00Z">
        <w:r w:rsidRPr="00C239CA">
          <w:rPr>
            <w:rFonts w:ascii="Times New Roman" w:hAnsi="Times New Roman" w:cs="Times New Roman"/>
            <w:sz w:val="24"/>
            <w:szCs w:val="24"/>
          </w:rPr>
          <w:t xml:space="preserve"> </w:t>
        </w:r>
      </w:ins>
    </w:p>
    <w:p w14:paraId="7BD48ADB" w14:textId="77777777" w:rsidR="00C239CA" w:rsidRPr="00C239CA" w:rsidRDefault="00C239CA" w:rsidP="00C239CA">
      <w:pPr>
        <w:rPr>
          <w:ins w:id="181" w:author="NGUYỄN ANH TƯỜNG" w:date="2024-12-18T14:34:00Z" w16du:dateUtc="2024-12-18T07:34:00Z"/>
          <w:rFonts w:ascii="Times New Roman" w:hAnsi="Times New Roman" w:cs="Times New Roman"/>
          <w:sz w:val="24"/>
          <w:szCs w:val="24"/>
        </w:rPr>
      </w:pPr>
      <w:ins w:id="182" w:author="NGUYỄN ANH TƯỜNG" w:date="2024-12-18T14:34:00Z" w16du:dateUtc="2024-12-18T07:34:00Z">
        <w:r w:rsidRPr="00C239CA">
          <w:rPr>
            <w:rFonts w:ascii="Times New Roman" w:hAnsi="Times New Roman" w:cs="Times New Roman"/>
            <w:sz w:val="24"/>
            <w:szCs w:val="24"/>
          </w:rPr>
          <w:t>- Danh sách các món ăn đề xuất sẽ hiện ra.</w:t>
        </w:r>
      </w:ins>
    </w:p>
    <w:p w14:paraId="23DFDBB6" w14:textId="77777777" w:rsidR="00C239CA" w:rsidRPr="00C239CA" w:rsidRDefault="00C239CA" w:rsidP="00C239CA">
      <w:pPr>
        <w:rPr>
          <w:ins w:id="183" w:author="NGUYỄN ANH TƯỜNG" w:date="2024-12-18T14:34:00Z" w16du:dateUtc="2024-12-18T07:34:00Z"/>
          <w:rFonts w:ascii="Times New Roman" w:hAnsi="Times New Roman" w:cs="Times New Roman"/>
          <w:sz w:val="24"/>
          <w:szCs w:val="24"/>
        </w:rPr>
      </w:pPr>
      <w:ins w:id="184" w:author="NGUYỄN ANH TƯỜNG" w:date="2024-12-18T14:34:00Z" w16du:dateUtc="2024-12-18T07:34:00Z">
        <w:r w:rsidRPr="00C239CA">
          <w:rPr>
            <w:rFonts w:ascii="Times New Roman" w:hAnsi="Times New Roman" w:cs="Times New Roman"/>
            <w:sz w:val="24"/>
            <w:szCs w:val="24"/>
          </w:rPr>
          <w:t xml:space="preserve"> </w:t>
        </w:r>
      </w:ins>
    </w:p>
    <w:p w14:paraId="5DFC9B2C" w14:textId="77777777" w:rsidR="00C239CA" w:rsidRPr="00C239CA" w:rsidRDefault="00C239CA" w:rsidP="00C239CA">
      <w:pPr>
        <w:rPr>
          <w:ins w:id="185" w:author="NGUYỄN ANH TƯỜNG" w:date="2024-12-18T14:34:00Z" w16du:dateUtc="2024-12-18T07:34:00Z"/>
          <w:rFonts w:ascii="Times New Roman" w:hAnsi="Times New Roman" w:cs="Times New Roman"/>
          <w:sz w:val="24"/>
          <w:szCs w:val="24"/>
        </w:rPr>
      </w:pPr>
    </w:p>
    <w:p w14:paraId="3ED9E0D1" w14:textId="77777777" w:rsidR="00C239CA" w:rsidRPr="00C239CA" w:rsidRDefault="00C239CA" w:rsidP="00C239CA">
      <w:pPr>
        <w:rPr>
          <w:ins w:id="186" w:author="NGUYỄN ANH TƯỜNG" w:date="2024-12-18T14:34:00Z" w16du:dateUtc="2024-12-18T07:34:00Z"/>
          <w:rFonts w:ascii="Times New Roman" w:hAnsi="Times New Roman" w:cs="Times New Roman"/>
          <w:sz w:val="24"/>
          <w:szCs w:val="24"/>
        </w:rPr>
      </w:pPr>
    </w:p>
    <w:p w14:paraId="4792991A" w14:textId="77777777" w:rsidR="00C239CA" w:rsidRPr="00C239CA" w:rsidRDefault="00C239CA" w:rsidP="00C239CA">
      <w:pPr>
        <w:rPr>
          <w:ins w:id="187" w:author="NGUYỄN ANH TƯỜNG" w:date="2024-12-18T14:34:00Z" w16du:dateUtc="2024-12-18T07:34:00Z"/>
          <w:rFonts w:ascii="Times New Roman" w:hAnsi="Times New Roman" w:cs="Times New Roman"/>
          <w:sz w:val="24"/>
          <w:szCs w:val="24"/>
        </w:rPr>
      </w:pPr>
    </w:p>
    <w:p w14:paraId="5E0858DA" w14:textId="77777777" w:rsidR="00C239CA" w:rsidRPr="00C239CA" w:rsidRDefault="00C239CA" w:rsidP="00C239CA">
      <w:pPr>
        <w:rPr>
          <w:ins w:id="188" w:author="NGUYỄN ANH TƯỜNG" w:date="2024-12-18T14:34:00Z" w16du:dateUtc="2024-12-18T07:34:00Z"/>
          <w:rFonts w:ascii="Times New Roman" w:hAnsi="Times New Roman" w:cs="Times New Roman"/>
          <w:sz w:val="24"/>
          <w:szCs w:val="24"/>
        </w:rPr>
      </w:pPr>
      <w:ins w:id="189" w:author="NGUYỄN ANH TƯỜNG" w:date="2024-12-18T14:34:00Z" w16du:dateUtc="2024-12-18T07:34:00Z">
        <w:r w:rsidRPr="00C239CA">
          <w:rPr>
            <w:rFonts w:ascii="Times New Roman" w:hAnsi="Times New Roman" w:cs="Times New Roman"/>
            <w:sz w:val="24"/>
            <w:szCs w:val="24"/>
          </w:rPr>
          <w:t>II.</w:t>
        </w:r>
        <w:r w:rsidRPr="00C239CA">
          <w:rPr>
            <w:rFonts w:ascii="Times New Roman" w:hAnsi="Times New Roman" w:cs="Times New Roman"/>
            <w:sz w:val="24"/>
            <w:szCs w:val="24"/>
          </w:rPr>
          <w:tab/>
          <w:t>Sử dụng GUI</w:t>
        </w:r>
      </w:ins>
    </w:p>
    <w:p w14:paraId="01459E4F" w14:textId="77777777" w:rsidR="00C239CA" w:rsidRPr="00C239CA" w:rsidRDefault="00C239CA" w:rsidP="00C239CA">
      <w:pPr>
        <w:rPr>
          <w:ins w:id="190" w:author="NGUYỄN ANH TƯỜNG" w:date="2024-12-18T14:34:00Z" w16du:dateUtc="2024-12-18T07:34:00Z"/>
          <w:rFonts w:ascii="Times New Roman" w:hAnsi="Times New Roman" w:cs="Times New Roman"/>
          <w:sz w:val="24"/>
          <w:szCs w:val="24"/>
        </w:rPr>
      </w:pPr>
      <w:ins w:id="191" w:author="NGUYỄN ANH TƯỜNG" w:date="2024-12-18T14:34:00Z" w16du:dateUtc="2024-12-18T07:34:00Z">
        <w:r w:rsidRPr="00C239CA">
          <w:rPr>
            <w:rFonts w:ascii="Times New Roman" w:hAnsi="Times New Roman" w:cs="Times New Roman"/>
            <w:sz w:val="24"/>
            <w:szCs w:val="24"/>
          </w:rPr>
          <w:t>- Sau khi màn hình GUI hiện ra, người dùng nhập nguyên liệu mình muốn vào ô entry (các nguyên liệu phân tách bởi dấu phẩy).</w:t>
        </w:r>
      </w:ins>
    </w:p>
    <w:p w14:paraId="66D6DA85" w14:textId="77777777" w:rsidR="00C239CA" w:rsidRPr="00C239CA" w:rsidRDefault="00C239CA" w:rsidP="00C239CA">
      <w:pPr>
        <w:rPr>
          <w:ins w:id="192" w:author="NGUYỄN ANH TƯỜNG" w:date="2024-12-18T14:34:00Z" w16du:dateUtc="2024-12-18T07:34:00Z"/>
          <w:rFonts w:ascii="Times New Roman" w:hAnsi="Times New Roman" w:cs="Times New Roman"/>
          <w:sz w:val="24"/>
          <w:szCs w:val="24"/>
        </w:rPr>
      </w:pPr>
      <w:ins w:id="193" w:author="NGUYỄN ANH TƯỜNG" w:date="2024-12-18T14:34:00Z" w16du:dateUtc="2024-12-18T07:34:00Z">
        <w:r w:rsidRPr="00C239CA">
          <w:rPr>
            <w:rFonts w:ascii="Times New Roman" w:hAnsi="Times New Roman" w:cs="Times New Roman"/>
            <w:sz w:val="24"/>
            <w:szCs w:val="24"/>
          </w:rPr>
          <w:t xml:space="preserve"> </w:t>
        </w:r>
      </w:ins>
    </w:p>
    <w:p w14:paraId="5B8A0565" w14:textId="77777777" w:rsidR="00C239CA" w:rsidRPr="00C239CA" w:rsidRDefault="00C239CA" w:rsidP="00C239CA">
      <w:pPr>
        <w:rPr>
          <w:ins w:id="194" w:author="NGUYỄN ANH TƯỜNG" w:date="2024-12-18T14:34:00Z" w16du:dateUtc="2024-12-18T07:34:00Z"/>
          <w:rFonts w:ascii="Times New Roman" w:hAnsi="Times New Roman" w:cs="Times New Roman"/>
          <w:sz w:val="24"/>
          <w:szCs w:val="24"/>
        </w:rPr>
      </w:pPr>
      <w:ins w:id="195" w:author="NGUYỄN ANH TƯỜNG" w:date="2024-12-18T14:34:00Z" w16du:dateUtc="2024-12-18T07:34:00Z">
        <w:r w:rsidRPr="00C239CA">
          <w:rPr>
            <w:rFonts w:ascii="Times New Roman" w:hAnsi="Times New Roman" w:cs="Times New Roman"/>
            <w:sz w:val="24"/>
            <w:szCs w:val="24"/>
          </w:rPr>
          <w:t>- Sau khi nhập nguyên liệu xong, nhấn vào ô Enter. Danh sách các món ăn đề xuất sẽ hiện ra.</w:t>
        </w:r>
      </w:ins>
    </w:p>
    <w:p w14:paraId="58FDDA44" w14:textId="77777777" w:rsidR="00C239CA" w:rsidRPr="00C239CA" w:rsidRDefault="00C239CA" w:rsidP="00C239CA">
      <w:pPr>
        <w:rPr>
          <w:ins w:id="196" w:author="NGUYỄN ANH TƯỜNG" w:date="2024-12-18T14:34:00Z" w16du:dateUtc="2024-12-18T07:34:00Z"/>
          <w:rFonts w:ascii="Times New Roman" w:hAnsi="Times New Roman" w:cs="Times New Roman"/>
          <w:sz w:val="24"/>
          <w:szCs w:val="24"/>
        </w:rPr>
      </w:pPr>
      <w:ins w:id="197" w:author="NGUYỄN ANH TƯỜNG" w:date="2024-12-18T14:34:00Z" w16du:dateUtc="2024-12-18T07:34:00Z">
        <w:r w:rsidRPr="00C239CA">
          <w:rPr>
            <w:rFonts w:ascii="Times New Roman" w:hAnsi="Times New Roman" w:cs="Times New Roman"/>
            <w:sz w:val="24"/>
            <w:szCs w:val="24"/>
          </w:rPr>
          <w:t xml:space="preserve"> </w:t>
        </w:r>
      </w:ins>
    </w:p>
    <w:p w14:paraId="1DAB5618" w14:textId="77777777" w:rsidR="00C239CA" w:rsidRPr="00C239CA" w:rsidRDefault="00C239CA" w:rsidP="00C239CA">
      <w:pPr>
        <w:rPr>
          <w:ins w:id="198" w:author="NGUYỄN ANH TƯỜNG" w:date="2024-12-18T14:34:00Z" w16du:dateUtc="2024-12-18T07:34:00Z"/>
          <w:rFonts w:ascii="Times New Roman" w:hAnsi="Times New Roman" w:cs="Times New Roman"/>
          <w:sz w:val="24"/>
          <w:szCs w:val="24"/>
        </w:rPr>
      </w:pPr>
    </w:p>
    <w:p w14:paraId="5112A611" w14:textId="77777777" w:rsidR="00C239CA" w:rsidRPr="00C239CA" w:rsidRDefault="00C239CA" w:rsidP="00C239CA">
      <w:pPr>
        <w:rPr>
          <w:ins w:id="199" w:author="NGUYỄN ANH TƯỜNG" w:date="2024-12-18T14:34:00Z" w16du:dateUtc="2024-12-18T07:34:00Z"/>
          <w:rFonts w:ascii="Times New Roman" w:hAnsi="Times New Roman" w:cs="Times New Roman"/>
          <w:sz w:val="24"/>
          <w:szCs w:val="24"/>
        </w:rPr>
      </w:pPr>
      <w:ins w:id="200" w:author="NGUYỄN ANH TƯỜNG" w:date="2024-12-18T14:34:00Z" w16du:dateUtc="2024-12-18T07:34:00Z">
        <w:r w:rsidRPr="00C239CA">
          <w:rPr>
            <w:rFonts w:ascii="Times New Roman" w:hAnsi="Times New Roman" w:cs="Times New Roman"/>
            <w:sz w:val="24"/>
            <w:szCs w:val="24"/>
          </w:rPr>
          <w:t>- Kết quả.</w:t>
        </w:r>
      </w:ins>
    </w:p>
    <w:p w14:paraId="1DC8B2F5" w14:textId="77777777" w:rsidR="002F581D" w:rsidRPr="00205D9F" w:rsidRDefault="002F581D" w:rsidP="00611AA0">
      <w:pPr>
        <w:rPr>
          <w:rFonts w:ascii="Times New Roman" w:hAnsi="Times New Roman" w:cs="Times New Roman"/>
          <w:sz w:val="24"/>
          <w:szCs w:val="24"/>
        </w:rPr>
      </w:pPr>
    </w:p>
    <w:sectPr w:rsidR="002F581D" w:rsidRPr="00205D9F" w:rsidSect="00FF448D">
      <w:headerReference w:type="default" r:id="rId36"/>
      <w:type w:val="continuous"/>
      <w:pgSz w:w="12240" w:h="15840"/>
      <w:pgMar w:top="144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7EA96C" w14:textId="77777777" w:rsidR="00D42577" w:rsidRPr="00512F16" w:rsidRDefault="00D42577" w:rsidP="00560439">
      <w:pPr>
        <w:spacing w:after="0" w:line="240" w:lineRule="auto"/>
      </w:pPr>
      <w:r w:rsidRPr="00512F16">
        <w:separator/>
      </w:r>
    </w:p>
  </w:endnote>
  <w:endnote w:type="continuationSeparator" w:id="0">
    <w:p w14:paraId="574353F9" w14:textId="77777777" w:rsidR="00D42577" w:rsidRPr="00512F16" w:rsidRDefault="00D42577" w:rsidP="00560439">
      <w:pPr>
        <w:spacing w:after="0" w:line="240" w:lineRule="auto"/>
      </w:pPr>
      <w:r w:rsidRPr="00512F16">
        <w:continuationSeparator/>
      </w:r>
    </w:p>
  </w:endnote>
  <w:endnote w:type="continuationNotice" w:id="1">
    <w:p w14:paraId="176257BC" w14:textId="77777777" w:rsidR="00D42577" w:rsidRPr="00512F16" w:rsidRDefault="00D425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C845D" w14:textId="6C699A4D" w:rsidR="0048385D" w:rsidRPr="00512F16" w:rsidRDefault="0048385D" w:rsidP="0073012A">
    <w:pPr>
      <w:pStyle w:val="Footer"/>
      <w:jc w:val="center"/>
    </w:pPr>
  </w:p>
  <w:p w14:paraId="3C352288" w14:textId="77777777" w:rsidR="0048385D" w:rsidRPr="00512F16" w:rsidRDefault="004838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0874557"/>
      <w:docPartObj>
        <w:docPartGallery w:val="Page Numbers (Bottom of Page)"/>
        <w:docPartUnique/>
      </w:docPartObj>
    </w:sdtPr>
    <w:sdtEndPr/>
    <w:sdtContent>
      <w:p w14:paraId="0EA1AEF9" w14:textId="77777777" w:rsidR="0073012A" w:rsidRPr="00512F16" w:rsidRDefault="0073012A">
        <w:pPr>
          <w:pStyle w:val="Footer"/>
          <w:jc w:val="right"/>
        </w:pPr>
        <w:r w:rsidRPr="00512F16">
          <w:fldChar w:fldCharType="begin"/>
        </w:r>
        <w:r w:rsidRPr="00512F16">
          <w:instrText xml:space="preserve"> PAGE   \* MERGEFORMAT </w:instrText>
        </w:r>
        <w:r w:rsidRPr="00512F16">
          <w:fldChar w:fldCharType="separate"/>
        </w:r>
        <w:r w:rsidRPr="00512F16">
          <w:t>2</w:t>
        </w:r>
        <w:r w:rsidRPr="00512F16">
          <w:fldChar w:fldCharType="end"/>
        </w:r>
      </w:p>
    </w:sdtContent>
  </w:sdt>
  <w:p w14:paraId="6BC246E5" w14:textId="77777777" w:rsidR="0073012A" w:rsidRPr="00512F16" w:rsidRDefault="00730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F68439" w14:textId="77777777" w:rsidR="00D42577" w:rsidRPr="00512F16" w:rsidRDefault="00D42577" w:rsidP="00560439">
      <w:pPr>
        <w:spacing w:after="0" w:line="240" w:lineRule="auto"/>
      </w:pPr>
      <w:r w:rsidRPr="00512F16">
        <w:separator/>
      </w:r>
    </w:p>
  </w:footnote>
  <w:footnote w:type="continuationSeparator" w:id="0">
    <w:p w14:paraId="62F93CF5" w14:textId="77777777" w:rsidR="00D42577" w:rsidRPr="00512F16" w:rsidRDefault="00D42577" w:rsidP="00560439">
      <w:pPr>
        <w:spacing w:after="0" w:line="240" w:lineRule="auto"/>
      </w:pPr>
      <w:r w:rsidRPr="00512F16">
        <w:continuationSeparator/>
      </w:r>
    </w:p>
  </w:footnote>
  <w:footnote w:type="continuationNotice" w:id="1">
    <w:p w14:paraId="56535C05" w14:textId="77777777" w:rsidR="00D42577" w:rsidRPr="00512F16" w:rsidRDefault="00D425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2CFD4" w14:textId="77777777" w:rsidR="0048385D" w:rsidRPr="00512F16" w:rsidRDefault="004838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67F5B" w14:textId="77777777" w:rsidR="0048385D" w:rsidRPr="00512F16" w:rsidRDefault="004838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B7AA8"/>
    <w:multiLevelType w:val="hybridMultilevel"/>
    <w:tmpl w:val="DF321F1E"/>
    <w:lvl w:ilvl="0" w:tplc="C944A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A135F"/>
    <w:multiLevelType w:val="hybridMultilevel"/>
    <w:tmpl w:val="9216F63C"/>
    <w:lvl w:ilvl="0" w:tplc="F77877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A3558"/>
    <w:multiLevelType w:val="hybridMultilevel"/>
    <w:tmpl w:val="735E43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524377"/>
    <w:multiLevelType w:val="hybridMultilevel"/>
    <w:tmpl w:val="1A885D9A"/>
    <w:lvl w:ilvl="0" w:tplc="26BED47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42072"/>
    <w:multiLevelType w:val="hybridMultilevel"/>
    <w:tmpl w:val="ACFA88AE"/>
    <w:lvl w:ilvl="0" w:tplc="0456BB08">
      <w:start w:val="1"/>
      <w:numFmt w:val="bullet"/>
      <w:lvlText w:val="-"/>
      <w:lvlJc w:val="left"/>
      <w:pPr>
        <w:ind w:left="720" w:hanging="360"/>
      </w:pPr>
      <w:rPr>
        <w:rFonts w:ascii="Aptos" w:hAnsi="Aptos" w:hint="default"/>
      </w:rPr>
    </w:lvl>
    <w:lvl w:ilvl="1" w:tplc="9F900110">
      <w:start w:val="1"/>
      <w:numFmt w:val="bullet"/>
      <w:lvlText w:val="o"/>
      <w:lvlJc w:val="left"/>
      <w:pPr>
        <w:ind w:left="1440" w:hanging="360"/>
      </w:pPr>
      <w:rPr>
        <w:rFonts w:ascii="Courier New" w:hAnsi="Courier New" w:hint="default"/>
      </w:rPr>
    </w:lvl>
    <w:lvl w:ilvl="2" w:tplc="4290EE66">
      <w:start w:val="1"/>
      <w:numFmt w:val="bullet"/>
      <w:lvlText w:val=""/>
      <w:lvlJc w:val="left"/>
      <w:pPr>
        <w:ind w:left="2160" w:hanging="360"/>
      </w:pPr>
      <w:rPr>
        <w:rFonts w:ascii="Wingdings" w:hAnsi="Wingdings" w:hint="default"/>
      </w:rPr>
    </w:lvl>
    <w:lvl w:ilvl="3" w:tplc="81F64FB4">
      <w:start w:val="1"/>
      <w:numFmt w:val="bullet"/>
      <w:lvlText w:val=""/>
      <w:lvlJc w:val="left"/>
      <w:pPr>
        <w:ind w:left="2880" w:hanging="360"/>
      </w:pPr>
      <w:rPr>
        <w:rFonts w:ascii="Symbol" w:hAnsi="Symbol" w:hint="default"/>
      </w:rPr>
    </w:lvl>
    <w:lvl w:ilvl="4" w:tplc="32A07B00">
      <w:start w:val="1"/>
      <w:numFmt w:val="bullet"/>
      <w:lvlText w:val="o"/>
      <w:lvlJc w:val="left"/>
      <w:pPr>
        <w:ind w:left="3600" w:hanging="360"/>
      </w:pPr>
      <w:rPr>
        <w:rFonts w:ascii="Courier New" w:hAnsi="Courier New" w:hint="default"/>
      </w:rPr>
    </w:lvl>
    <w:lvl w:ilvl="5" w:tplc="559CB3BA">
      <w:start w:val="1"/>
      <w:numFmt w:val="bullet"/>
      <w:lvlText w:val=""/>
      <w:lvlJc w:val="left"/>
      <w:pPr>
        <w:ind w:left="4320" w:hanging="360"/>
      </w:pPr>
      <w:rPr>
        <w:rFonts w:ascii="Wingdings" w:hAnsi="Wingdings" w:hint="default"/>
      </w:rPr>
    </w:lvl>
    <w:lvl w:ilvl="6" w:tplc="6F928D6C">
      <w:start w:val="1"/>
      <w:numFmt w:val="bullet"/>
      <w:lvlText w:val=""/>
      <w:lvlJc w:val="left"/>
      <w:pPr>
        <w:ind w:left="5040" w:hanging="360"/>
      </w:pPr>
      <w:rPr>
        <w:rFonts w:ascii="Symbol" w:hAnsi="Symbol" w:hint="default"/>
      </w:rPr>
    </w:lvl>
    <w:lvl w:ilvl="7" w:tplc="E3FA8014">
      <w:start w:val="1"/>
      <w:numFmt w:val="bullet"/>
      <w:lvlText w:val="o"/>
      <w:lvlJc w:val="left"/>
      <w:pPr>
        <w:ind w:left="5760" w:hanging="360"/>
      </w:pPr>
      <w:rPr>
        <w:rFonts w:ascii="Courier New" w:hAnsi="Courier New" w:hint="default"/>
      </w:rPr>
    </w:lvl>
    <w:lvl w:ilvl="8" w:tplc="20304A3C">
      <w:start w:val="1"/>
      <w:numFmt w:val="bullet"/>
      <w:lvlText w:val=""/>
      <w:lvlJc w:val="left"/>
      <w:pPr>
        <w:ind w:left="6480" w:hanging="360"/>
      </w:pPr>
      <w:rPr>
        <w:rFonts w:ascii="Wingdings" w:hAnsi="Wingdings" w:hint="default"/>
      </w:rPr>
    </w:lvl>
  </w:abstractNum>
  <w:abstractNum w:abstractNumId="5" w15:restartNumberingAfterBreak="0">
    <w:nsid w:val="16463D7F"/>
    <w:multiLevelType w:val="hybridMultilevel"/>
    <w:tmpl w:val="D350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80E62"/>
    <w:multiLevelType w:val="hybridMultilevel"/>
    <w:tmpl w:val="3FAC3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60FC2"/>
    <w:multiLevelType w:val="hybridMultilevel"/>
    <w:tmpl w:val="42204F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0AE65F1"/>
    <w:multiLevelType w:val="hybridMultilevel"/>
    <w:tmpl w:val="E6247E62"/>
    <w:lvl w:ilvl="0" w:tplc="3B8CD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FA1D40"/>
    <w:multiLevelType w:val="hybridMultilevel"/>
    <w:tmpl w:val="A30EC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106A4A"/>
    <w:multiLevelType w:val="hybridMultilevel"/>
    <w:tmpl w:val="70AAAC88"/>
    <w:lvl w:ilvl="0" w:tplc="5F3630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F14126"/>
    <w:multiLevelType w:val="hybridMultilevel"/>
    <w:tmpl w:val="ED38FC60"/>
    <w:lvl w:ilvl="0" w:tplc="9FDC5EEA">
      <w:start w:val="1"/>
      <w:numFmt w:val="bullet"/>
      <w:lvlText w:val=""/>
      <w:lvlJc w:val="left"/>
      <w:pPr>
        <w:ind w:left="1080" w:hanging="360"/>
      </w:pPr>
      <w:rPr>
        <w:rFonts w:ascii="Symbol" w:hAnsi="Symbol" w:hint="default"/>
      </w:rPr>
    </w:lvl>
    <w:lvl w:ilvl="1" w:tplc="C9FC6BD8">
      <w:start w:val="1"/>
      <w:numFmt w:val="bullet"/>
      <w:lvlText w:val="o"/>
      <w:lvlJc w:val="left"/>
      <w:pPr>
        <w:ind w:left="1800" w:hanging="360"/>
      </w:pPr>
      <w:rPr>
        <w:rFonts w:ascii="Courier New" w:hAnsi="Courier New" w:hint="default"/>
      </w:rPr>
    </w:lvl>
    <w:lvl w:ilvl="2" w:tplc="B88A21DE">
      <w:start w:val="1"/>
      <w:numFmt w:val="bullet"/>
      <w:lvlText w:val=""/>
      <w:lvlJc w:val="left"/>
      <w:pPr>
        <w:ind w:left="2520" w:hanging="360"/>
      </w:pPr>
      <w:rPr>
        <w:rFonts w:ascii="Wingdings" w:hAnsi="Wingdings" w:hint="default"/>
      </w:rPr>
    </w:lvl>
    <w:lvl w:ilvl="3" w:tplc="93BE506E">
      <w:start w:val="1"/>
      <w:numFmt w:val="bullet"/>
      <w:lvlText w:val=""/>
      <w:lvlJc w:val="left"/>
      <w:pPr>
        <w:ind w:left="3240" w:hanging="360"/>
      </w:pPr>
      <w:rPr>
        <w:rFonts w:ascii="Symbol" w:hAnsi="Symbol" w:hint="default"/>
      </w:rPr>
    </w:lvl>
    <w:lvl w:ilvl="4" w:tplc="09CA053E">
      <w:start w:val="1"/>
      <w:numFmt w:val="bullet"/>
      <w:lvlText w:val="o"/>
      <w:lvlJc w:val="left"/>
      <w:pPr>
        <w:ind w:left="3960" w:hanging="360"/>
      </w:pPr>
      <w:rPr>
        <w:rFonts w:ascii="Courier New" w:hAnsi="Courier New" w:hint="default"/>
      </w:rPr>
    </w:lvl>
    <w:lvl w:ilvl="5" w:tplc="6ACA6220">
      <w:start w:val="1"/>
      <w:numFmt w:val="bullet"/>
      <w:lvlText w:val=""/>
      <w:lvlJc w:val="left"/>
      <w:pPr>
        <w:ind w:left="4680" w:hanging="360"/>
      </w:pPr>
      <w:rPr>
        <w:rFonts w:ascii="Wingdings" w:hAnsi="Wingdings" w:hint="default"/>
      </w:rPr>
    </w:lvl>
    <w:lvl w:ilvl="6" w:tplc="FEE8C2CA">
      <w:start w:val="1"/>
      <w:numFmt w:val="bullet"/>
      <w:lvlText w:val=""/>
      <w:lvlJc w:val="left"/>
      <w:pPr>
        <w:ind w:left="5400" w:hanging="360"/>
      </w:pPr>
      <w:rPr>
        <w:rFonts w:ascii="Symbol" w:hAnsi="Symbol" w:hint="default"/>
      </w:rPr>
    </w:lvl>
    <w:lvl w:ilvl="7" w:tplc="3BF6D5FA">
      <w:start w:val="1"/>
      <w:numFmt w:val="bullet"/>
      <w:lvlText w:val="o"/>
      <w:lvlJc w:val="left"/>
      <w:pPr>
        <w:ind w:left="6120" w:hanging="360"/>
      </w:pPr>
      <w:rPr>
        <w:rFonts w:ascii="Courier New" w:hAnsi="Courier New" w:hint="default"/>
      </w:rPr>
    </w:lvl>
    <w:lvl w:ilvl="8" w:tplc="5CFA55F2">
      <w:start w:val="1"/>
      <w:numFmt w:val="bullet"/>
      <w:lvlText w:val=""/>
      <w:lvlJc w:val="left"/>
      <w:pPr>
        <w:ind w:left="6840" w:hanging="360"/>
      </w:pPr>
      <w:rPr>
        <w:rFonts w:ascii="Wingdings" w:hAnsi="Wingdings" w:hint="default"/>
      </w:rPr>
    </w:lvl>
  </w:abstractNum>
  <w:abstractNum w:abstractNumId="12" w15:restartNumberingAfterBreak="0">
    <w:nsid w:val="257C33DE"/>
    <w:multiLevelType w:val="hybridMultilevel"/>
    <w:tmpl w:val="D28CFE12"/>
    <w:lvl w:ilvl="0" w:tplc="1DBAEED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257F3E8A"/>
    <w:multiLevelType w:val="hybridMultilevel"/>
    <w:tmpl w:val="0FFC8B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71858"/>
    <w:multiLevelType w:val="hybridMultilevel"/>
    <w:tmpl w:val="B67411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387B5D45"/>
    <w:multiLevelType w:val="hybridMultilevel"/>
    <w:tmpl w:val="7DD6DE98"/>
    <w:lvl w:ilvl="0" w:tplc="E74A909C">
      <w:start w:val="1"/>
      <w:numFmt w:val="bullet"/>
      <w:lvlText w:val="-"/>
      <w:lvlJc w:val="left"/>
      <w:pPr>
        <w:ind w:left="720" w:hanging="360"/>
      </w:pPr>
      <w:rPr>
        <w:rFonts w:ascii="Aptos" w:hAnsi="Aptos" w:hint="default"/>
      </w:rPr>
    </w:lvl>
    <w:lvl w:ilvl="1" w:tplc="13B0C2FE">
      <w:start w:val="1"/>
      <w:numFmt w:val="bullet"/>
      <w:lvlText w:val="o"/>
      <w:lvlJc w:val="left"/>
      <w:pPr>
        <w:ind w:left="1440" w:hanging="360"/>
      </w:pPr>
      <w:rPr>
        <w:rFonts w:ascii="Courier New" w:hAnsi="Courier New" w:hint="default"/>
      </w:rPr>
    </w:lvl>
    <w:lvl w:ilvl="2" w:tplc="FD22C238">
      <w:start w:val="1"/>
      <w:numFmt w:val="bullet"/>
      <w:lvlText w:val=""/>
      <w:lvlJc w:val="left"/>
      <w:pPr>
        <w:ind w:left="2160" w:hanging="360"/>
      </w:pPr>
      <w:rPr>
        <w:rFonts w:ascii="Wingdings" w:hAnsi="Wingdings" w:hint="default"/>
      </w:rPr>
    </w:lvl>
    <w:lvl w:ilvl="3" w:tplc="94FC2E3A">
      <w:start w:val="1"/>
      <w:numFmt w:val="bullet"/>
      <w:lvlText w:val=""/>
      <w:lvlJc w:val="left"/>
      <w:pPr>
        <w:ind w:left="2880" w:hanging="360"/>
      </w:pPr>
      <w:rPr>
        <w:rFonts w:ascii="Symbol" w:hAnsi="Symbol" w:hint="default"/>
      </w:rPr>
    </w:lvl>
    <w:lvl w:ilvl="4" w:tplc="B29A4D48">
      <w:start w:val="1"/>
      <w:numFmt w:val="bullet"/>
      <w:lvlText w:val="o"/>
      <w:lvlJc w:val="left"/>
      <w:pPr>
        <w:ind w:left="3600" w:hanging="360"/>
      </w:pPr>
      <w:rPr>
        <w:rFonts w:ascii="Courier New" w:hAnsi="Courier New" w:hint="default"/>
      </w:rPr>
    </w:lvl>
    <w:lvl w:ilvl="5" w:tplc="42287D9A">
      <w:start w:val="1"/>
      <w:numFmt w:val="bullet"/>
      <w:lvlText w:val=""/>
      <w:lvlJc w:val="left"/>
      <w:pPr>
        <w:ind w:left="4320" w:hanging="360"/>
      </w:pPr>
      <w:rPr>
        <w:rFonts w:ascii="Wingdings" w:hAnsi="Wingdings" w:hint="default"/>
      </w:rPr>
    </w:lvl>
    <w:lvl w:ilvl="6" w:tplc="057244AE">
      <w:start w:val="1"/>
      <w:numFmt w:val="bullet"/>
      <w:lvlText w:val=""/>
      <w:lvlJc w:val="left"/>
      <w:pPr>
        <w:ind w:left="5040" w:hanging="360"/>
      </w:pPr>
      <w:rPr>
        <w:rFonts w:ascii="Symbol" w:hAnsi="Symbol" w:hint="default"/>
      </w:rPr>
    </w:lvl>
    <w:lvl w:ilvl="7" w:tplc="4156E592">
      <w:start w:val="1"/>
      <w:numFmt w:val="bullet"/>
      <w:lvlText w:val="o"/>
      <w:lvlJc w:val="left"/>
      <w:pPr>
        <w:ind w:left="5760" w:hanging="360"/>
      </w:pPr>
      <w:rPr>
        <w:rFonts w:ascii="Courier New" w:hAnsi="Courier New" w:hint="default"/>
      </w:rPr>
    </w:lvl>
    <w:lvl w:ilvl="8" w:tplc="B3787694">
      <w:start w:val="1"/>
      <w:numFmt w:val="bullet"/>
      <w:lvlText w:val=""/>
      <w:lvlJc w:val="left"/>
      <w:pPr>
        <w:ind w:left="6480" w:hanging="360"/>
      </w:pPr>
      <w:rPr>
        <w:rFonts w:ascii="Wingdings" w:hAnsi="Wingdings" w:hint="default"/>
      </w:rPr>
    </w:lvl>
  </w:abstractNum>
  <w:abstractNum w:abstractNumId="16" w15:restartNumberingAfterBreak="0">
    <w:nsid w:val="3ABC78D6"/>
    <w:multiLevelType w:val="hybridMultilevel"/>
    <w:tmpl w:val="C59EE636"/>
    <w:lvl w:ilvl="0" w:tplc="6AE8AB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56BE5"/>
    <w:multiLevelType w:val="hybridMultilevel"/>
    <w:tmpl w:val="2A1609A4"/>
    <w:lvl w:ilvl="0" w:tplc="71A2B3C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F3D38C3"/>
    <w:multiLevelType w:val="hybridMultilevel"/>
    <w:tmpl w:val="8CC0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6432FA"/>
    <w:multiLevelType w:val="multilevel"/>
    <w:tmpl w:val="A5F0779C"/>
    <w:lvl w:ilvl="0">
      <w:start w:val="1"/>
      <w:numFmt w:val="bullet"/>
      <w:lvlText w:val=""/>
      <w:lvlJc w:val="left"/>
      <w:pPr>
        <w:tabs>
          <w:tab w:val="num" w:pos="1080"/>
        </w:tabs>
        <w:ind w:left="1080" w:hanging="360"/>
      </w:pPr>
      <w:rPr>
        <w:rFonts w:ascii="Symbol" w:hAnsi="Symbol" w:hint="default"/>
        <w:sz w:val="20"/>
      </w:rPr>
    </w:lvl>
    <w:lvl w:ilvl="1">
      <w:start w:val="5"/>
      <w:numFmt w:val="decimal"/>
      <w:lvlText w:val="%2."/>
      <w:lvlJc w:val="left"/>
      <w:pPr>
        <w:ind w:left="1800" w:hanging="360"/>
      </w:pPr>
      <w:rPr>
        <w:rFonts w:hint="default"/>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A636F69"/>
    <w:multiLevelType w:val="hybridMultilevel"/>
    <w:tmpl w:val="755811E8"/>
    <w:lvl w:ilvl="0" w:tplc="72B406F0">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6F6711"/>
    <w:multiLevelType w:val="hybridMultilevel"/>
    <w:tmpl w:val="E736B0DC"/>
    <w:lvl w:ilvl="0" w:tplc="0B425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647C29"/>
    <w:multiLevelType w:val="multilevel"/>
    <w:tmpl w:val="E90E5C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3E82026"/>
    <w:multiLevelType w:val="hybridMultilevel"/>
    <w:tmpl w:val="D82471F0"/>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4" w15:restartNumberingAfterBreak="0">
    <w:nsid w:val="57C27D15"/>
    <w:multiLevelType w:val="hybridMultilevel"/>
    <w:tmpl w:val="D8B42470"/>
    <w:lvl w:ilvl="0" w:tplc="4F445F94">
      <w:start w:val="1"/>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23799C"/>
    <w:multiLevelType w:val="hybridMultilevel"/>
    <w:tmpl w:val="F0E0677E"/>
    <w:lvl w:ilvl="0" w:tplc="A5C8935E">
      <w:start w:val="1"/>
      <w:numFmt w:val="bullet"/>
      <w:lvlText w:val="-"/>
      <w:lvlJc w:val="left"/>
      <w:pPr>
        <w:ind w:left="1080" w:hanging="360"/>
      </w:pPr>
      <w:rPr>
        <w:rFonts w:ascii="Aptos" w:hAnsi="Aptos" w:hint="default"/>
      </w:rPr>
    </w:lvl>
    <w:lvl w:ilvl="1" w:tplc="EDF09DA8">
      <w:start w:val="1"/>
      <w:numFmt w:val="bullet"/>
      <w:lvlText w:val="o"/>
      <w:lvlJc w:val="left"/>
      <w:pPr>
        <w:ind w:left="1800" w:hanging="360"/>
      </w:pPr>
      <w:rPr>
        <w:rFonts w:ascii="Courier New" w:hAnsi="Courier New" w:hint="default"/>
      </w:rPr>
    </w:lvl>
    <w:lvl w:ilvl="2" w:tplc="C9C41332">
      <w:start w:val="1"/>
      <w:numFmt w:val="bullet"/>
      <w:lvlText w:val=""/>
      <w:lvlJc w:val="left"/>
      <w:pPr>
        <w:ind w:left="2520" w:hanging="360"/>
      </w:pPr>
      <w:rPr>
        <w:rFonts w:ascii="Wingdings" w:hAnsi="Wingdings" w:hint="default"/>
      </w:rPr>
    </w:lvl>
    <w:lvl w:ilvl="3" w:tplc="DBA87772">
      <w:start w:val="1"/>
      <w:numFmt w:val="bullet"/>
      <w:lvlText w:val=""/>
      <w:lvlJc w:val="left"/>
      <w:pPr>
        <w:ind w:left="3240" w:hanging="360"/>
      </w:pPr>
      <w:rPr>
        <w:rFonts w:ascii="Symbol" w:hAnsi="Symbol" w:hint="default"/>
      </w:rPr>
    </w:lvl>
    <w:lvl w:ilvl="4" w:tplc="BD04E23E">
      <w:start w:val="1"/>
      <w:numFmt w:val="bullet"/>
      <w:lvlText w:val="o"/>
      <w:lvlJc w:val="left"/>
      <w:pPr>
        <w:ind w:left="3960" w:hanging="360"/>
      </w:pPr>
      <w:rPr>
        <w:rFonts w:ascii="Courier New" w:hAnsi="Courier New" w:hint="default"/>
      </w:rPr>
    </w:lvl>
    <w:lvl w:ilvl="5" w:tplc="F610668E">
      <w:start w:val="1"/>
      <w:numFmt w:val="bullet"/>
      <w:lvlText w:val=""/>
      <w:lvlJc w:val="left"/>
      <w:pPr>
        <w:ind w:left="4680" w:hanging="360"/>
      </w:pPr>
      <w:rPr>
        <w:rFonts w:ascii="Wingdings" w:hAnsi="Wingdings" w:hint="default"/>
      </w:rPr>
    </w:lvl>
    <w:lvl w:ilvl="6" w:tplc="F4C8371C">
      <w:start w:val="1"/>
      <w:numFmt w:val="bullet"/>
      <w:lvlText w:val=""/>
      <w:lvlJc w:val="left"/>
      <w:pPr>
        <w:ind w:left="5400" w:hanging="360"/>
      </w:pPr>
      <w:rPr>
        <w:rFonts w:ascii="Symbol" w:hAnsi="Symbol" w:hint="default"/>
      </w:rPr>
    </w:lvl>
    <w:lvl w:ilvl="7" w:tplc="8AE29142">
      <w:start w:val="1"/>
      <w:numFmt w:val="bullet"/>
      <w:lvlText w:val="o"/>
      <w:lvlJc w:val="left"/>
      <w:pPr>
        <w:ind w:left="6120" w:hanging="360"/>
      </w:pPr>
      <w:rPr>
        <w:rFonts w:ascii="Courier New" w:hAnsi="Courier New" w:hint="default"/>
      </w:rPr>
    </w:lvl>
    <w:lvl w:ilvl="8" w:tplc="0204AB0C">
      <w:start w:val="1"/>
      <w:numFmt w:val="bullet"/>
      <w:lvlText w:val=""/>
      <w:lvlJc w:val="left"/>
      <w:pPr>
        <w:ind w:left="6840" w:hanging="360"/>
      </w:pPr>
      <w:rPr>
        <w:rFonts w:ascii="Wingdings" w:hAnsi="Wingdings" w:hint="default"/>
      </w:rPr>
    </w:lvl>
  </w:abstractNum>
  <w:abstractNum w:abstractNumId="26" w15:restartNumberingAfterBreak="0">
    <w:nsid w:val="6A591FEF"/>
    <w:multiLevelType w:val="hybridMultilevel"/>
    <w:tmpl w:val="4D96F9EE"/>
    <w:lvl w:ilvl="0" w:tplc="A1E2F2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76137A"/>
    <w:multiLevelType w:val="hybridMultilevel"/>
    <w:tmpl w:val="DF160A76"/>
    <w:lvl w:ilvl="0" w:tplc="C520DF58">
      <w:start w:val="1"/>
      <w:numFmt w:val="bullet"/>
      <w:lvlText w:val=""/>
      <w:lvlJc w:val="left"/>
      <w:pPr>
        <w:ind w:left="1080" w:hanging="360"/>
      </w:pPr>
      <w:rPr>
        <w:rFonts w:ascii="Symbol" w:hAnsi="Symbol" w:hint="default"/>
      </w:rPr>
    </w:lvl>
    <w:lvl w:ilvl="1" w:tplc="E5627EAC">
      <w:start w:val="1"/>
      <w:numFmt w:val="bullet"/>
      <w:lvlText w:val="o"/>
      <w:lvlJc w:val="left"/>
      <w:pPr>
        <w:ind w:left="1800" w:hanging="360"/>
      </w:pPr>
      <w:rPr>
        <w:rFonts w:ascii="Courier New" w:hAnsi="Courier New" w:hint="default"/>
      </w:rPr>
    </w:lvl>
    <w:lvl w:ilvl="2" w:tplc="FB1AD454">
      <w:start w:val="1"/>
      <w:numFmt w:val="bullet"/>
      <w:lvlText w:val=""/>
      <w:lvlJc w:val="left"/>
      <w:pPr>
        <w:ind w:left="2520" w:hanging="360"/>
      </w:pPr>
      <w:rPr>
        <w:rFonts w:ascii="Wingdings" w:hAnsi="Wingdings" w:hint="default"/>
      </w:rPr>
    </w:lvl>
    <w:lvl w:ilvl="3" w:tplc="29DA18F8">
      <w:start w:val="1"/>
      <w:numFmt w:val="bullet"/>
      <w:lvlText w:val=""/>
      <w:lvlJc w:val="left"/>
      <w:pPr>
        <w:ind w:left="3240" w:hanging="360"/>
      </w:pPr>
      <w:rPr>
        <w:rFonts w:ascii="Symbol" w:hAnsi="Symbol" w:hint="default"/>
      </w:rPr>
    </w:lvl>
    <w:lvl w:ilvl="4" w:tplc="398899A4">
      <w:start w:val="1"/>
      <w:numFmt w:val="bullet"/>
      <w:lvlText w:val="o"/>
      <w:lvlJc w:val="left"/>
      <w:pPr>
        <w:ind w:left="3960" w:hanging="360"/>
      </w:pPr>
      <w:rPr>
        <w:rFonts w:ascii="Courier New" w:hAnsi="Courier New" w:hint="default"/>
      </w:rPr>
    </w:lvl>
    <w:lvl w:ilvl="5" w:tplc="9C7CB806">
      <w:start w:val="1"/>
      <w:numFmt w:val="bullet"/>
      <w:lvlText w:val=""/>
      <w:lvlJc w:val="left"/>
      <w:pPr>
        <w:ind w:left="4680" w:hanging="360"/>
      </w:pPr>
      <w:rPr>
        <w:rFonts w:ascii="Wingdings" w:hAnsi="Wingdings" w:hint="default"/>
      </w:rPr>
    </w:lvl>
    <w:lvl w:ilvl="6" w:tplc="585AE9D2">
      <w:start w:val="1"/>
      <w:numFmt w:val="bullet"/>
      <w:lvlText w:val=""/>
      <w:lvlJc w:val="left"/>
      <w:pPr>
        <w:ind w:left="5400" w:hanging="360"/>
      </w:pPr>
      <w:rPr>
        <w:rFonts w:ascii="Symbol" w:hAnsi="Symbol" w:hint="default"/>
      </w:rPr>
    </w:lvl>
    <w:lvl w:ilvl="7" w:tplc="AD3A025A">
      <w:start w:val="1"/>
      <w:numFmt w:val="bullet"/>
      <w:lvlText w:val="o"/>
      <w:lvlJc w:val="left"/>
      <w:pPr>
        <w:ind w:left="6120" w:hanging="360"/>
      </w:pPr>
      <w:rPr>
        <w:rFonts w:ascii="Courier New" w:hAnsi="Courier New" w:hint="default"/>
      </w:rPr>
    </w:lvl>
    <w:lvl w:ilvl="8" w:tplc="B2285CEC">
      <w:start w:val="1"/>
      <w:numFmt w:val="bullet"/>
      <w:lvlText w:val=""/>
      <w:lvlJc w:val="left"/>
      <w:pPr>
        <w:ind w:left="6840" w:hanging="360"/>
      </w:pPr>
      <w:rPr>
        <w:rFonts w:ascii="Wingdings" w:hAnsi="Wingdings" w:hint="default"/>
      </w:rPr>
    </w:lvl>
  </w:abstractNum>
  <w:abstractNum w:abstractNumId="28" w15:restartNumberingAfterBreak="0">
    <w:nsid w:val="6B851014"/>
    <w:multiLevelType w:val="hybridMultilevel"/>
    <w:tmpl w:val="138A0E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BC657A"/>
    <w:multiLevelType w:val="hybridMultilevel"/>
    <w:tmpl w:val="F58C9DDE"/>
    <w:lvl w:ilvl="0" w:tplc="C44C2AD4">
      <w:start w:val="1"/>
      <w:numFmt w:val="bullet"/>
      <w:lvlText w:val="-"/>
      <w:lvlJc w:val="left"/>
      <w:pPr>
        <w:ind w:left="720" w:hanging="360"/>
      </w:pPr>
      <w:rPr>
        <w:rFonts w:ascii="Aptos" w:hAnsi="Aptos" w:hint="default"/>
      </w:rPr>
    </w:lvl>
    <w:lvl w:ilvl="1" w:tplc="5792D8D8">
      <w:start w:val="1"/>
      <w:numFmt w:val="bullet"/>
      <w:lvlText w:val="o"/>
      <w:lvlJc w:val="left"/>
      <w:pPr>
        <w:ind w:left="1440" w:hanging="360"/>
      </w:pPr>
      <w:rPr>
        <w:rFonts w:ascii="Courier New" w:hAnsi="Courier New" w:hint="default"/>
      </w:rPr>
    </w:lvl>
    <w:lvl w:ilvl="2" w:tplc="6E263AE2">
      <w:start w:val="1"/>
      <w:numFmt w:val="bullet"/>
      <w:lvlText w:val=""/>
      <w:lvlJc w:val="left"/>
      <w:pPr>
        <w:ind w:left="2160" w:hanging="360"/>
      </w:pPr>
      <w:rPr>
        <w:rFonts w:ascii="Wingdings" w:hAnsi="Wingdings" w:hint="default"/>
      </w:rPr>
    </w:lvl>
    <w:lvl w:ilvl="3" w:tplc="404AD64C">
      <w:start w:val="1"/>
      <w:numFmt w:val="bullet"/>
      <w:lvlText w:val=""/>
      <w:lvlJc w:val="left"/>
      <w:pPr>
        <w:ind w:left="2880" w:hanging="360"/>
      </w:pPr>
      <w:rPr>
        <w:rFonts w:ascii="Symbol" w:hAnsi="Symbol" w:hint="default"/>
      </w:rPr>
    </w:lvl>
    <w:lvl w:ilvl="4" w:tplc="CA081BA4">
      <w:start w:val="1"/>
      <w:numFmt w:val="bullet"/>
      <w:lvlText w:val="o"/>
      <w:lvlJc w:val="left"/>
      <w:pPr>
        <w:ind w:left="3600" w:hanging="360"/>
      </w:pPr>
      <w:rPr>
        <w:rFonts w:ascii="Courier New" w:hAnsi="Courier New" w:hint="default"/>
      </w:rPr>
    </w:lvl>
    <w:lvl w:ilvl="5" w:tplc="CD302830">
      <w:start w:val="1"/>
      <w:numFmt w:val="bullet"/>
      <w:lvlText w:val=""/>
      <w:lvlJc w:val="left"/>
      <w:pPr>
        <w:ind w:left="4320" w:hanging="360"/>
      </w:pPr>
      <w:rPr>
        <w:rFonts w:ascii="Wingdings" w:hAnsi="Wingdings" w:hint="default"/>
      </w:rPr>
    </w:lvl>
    <w:lvl w:ilvl="6" w:tplc="2620F886">
      <w:start w:val="1"/>
      <w:numFmt w:val="bullet"/>
      <w:lvlText w:val=""/>
      <w:lvlJc w:val="left"/>
      <w:pPr>
        <w:ind w:left="5040" w:hanging="360"/>
      </w:pPr>
      <w:rPr>
        <w:rFonts w:ascii="Symbol" w:hAnsi="Symbol" w:hint="default"/>
      </w:rPr>
    </w:lvl>
    <w:lvl w:ilvl="7" w:tplc="B29E0D90">
      <w:start w:val="1"/>
      <w:numFmt w:val="bullet"/>
      <w:lvlText w:val="o"/>
      <w:lvlJc w:val="left"/>
      <w:pPr>
        <w:ind w:left="5760" w:hanging="360"/>
      </w:pPr>
      <w:rPr>
        <w:rFonts w:ascii="Courier New" w:hAnsi="Courier New" w:hint="default"/>
      </w:rPr>
    </w:lvl>
    <w:lvl w:ilvl="8" w:tplc="A2FACB02">
      <w:start w:val="1"/>
      <w:numFmt w:val="bullet"/>
      <w:lvlText w:val=""/>
      <w:lvlJc w:val="left"/>
      <w:pPr>
        <w:ind w:left="6480" w:hanging="360"/>
      </w:pPr>
      <w:rPr>
        <w:rFonts w:ascii="Wingdings" w:hAnsi="Wingdings" w:hint="default"/>
      </w:rPr>
    </w:lvl>
  </w:abstractNum>
  <w:abstractNum w:abstractNumId="30" w15:restartNumberingAfterBreak="0">
    <w:nsid w:val="71E7067C"/>
    <w:multiLevelType w:val="hybridMultilevel"/>
    <w:tmpl w:val="13060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CC1E40"/>
    <w:multiLevelType w:val="hybridMultilevel"/>
    <w:tmpl w:val="8598A3CA"/>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73D91E79"/>
    <w:multiLevelType w:val="hybridMultilevel"/>
    <w:tmpl w:val="395AA5F2"/>
    <w:lvl w:ilvl="0" w:tplc="891C8B30">
      <w:start w:val="1"/>
      <w:numFmt w:val="upperRoman"/>
      <w:lvlText w:val="%1."/>
      <w:lvlJc w:val="left"/>
      <w:pPr>
        <w:ind w:left="1080" w:hanging="72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3" w15:restartNumberingAfterBreak="0">
    <w:nsid w:val="74A94524"/>
    <w:multiLevelType w:val="hybridMultilevel"/>
    <w:tmpl w:val="562C4F2C"/>
    <w:lvl w:ilvl="0" w:tplc="26BA3908">
      <w:start w:val="1"/>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4D01B2E"/>
    <w:multiLevelType w:val="hybridMultilevel"/>
    <w:tmpl w:val="4A6C9C28"/>
    <w:lvl w:ilvl="0" w:tplc="45ECEDF2">
      <w:start w:val="1"/>
      <w:numFmt w:val="lowerLetter"/>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05838"/>
    <w:multiLevelType w:val="multilevel"/>
    <w:tmpl w:val="492C73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79B32403"/>
    <w:multiLevelType w:val="hybridMultilevel"/>
    <w:tmpl w:val="B04E5552"/>
    <w:lvl w:ilvl="0" w:tplc="BDAA933A">
      <w:start w:val="1"/>
      <w:numFmt w:val="bullet"/>
      <w:lvlText w:val=""/>
      <w:lvlJc w:val="left"/>
      <w:pPr>
        <w:ind w:left="1080" w:hanging="360"/>
      </w:pPr>
      <w:rPr>
        <w:rFonts w:ascii="Symbol" w:hAnsi="Symbol" w:hint="default"/>
      </w:rPr>
    </w:lvl>
    <w:lvl w:ilvl="1" w:tplc="B62664DC">
      <w:start w:val="1"/>
      <w:numFmt w:val="bullet"/>
      <w:lvlText w:val="o"/>
      <w:lvlJc w:val="left"/>
      <w:pPr>
        <w:ind w:left="1800" w:hanging="360"/>
      </w:pPr>
      <w:rPr>
        <w:rFonts w:ascii="Courier New" w:hAnsi="Courier New" w:hint="default"/>
      </w:rPr>
    </w:lvl>
    <w:lvl w:ilvl="2" w:tplc="DE7843F2">
      <w:start w:val="1"/>
      <w:numFmt w:val="bullet"/>
      <w:lvlText w:val=""/>
      <w:lvlJc w:val="left"/>
      <w:pPr>
        <w:ind w:left="2520" w:hanging="360"/>
      </w:pPr>
      <w:rPr>
        <w:rFonts w:ascii="Wingdings" w:hAnsi="Wingdings" w:hint="default"/>
      </w:rPr>
    </w:lvl>
    <w:lvl w:ilvl="3" w:tplc="2F006E1E">
      <w:start w:val="1"/>
      <w:numFmt w:val="bullet"/>
      <w:lvlText w:val=""/>
      <w:lvlJc w:val="left"/>
      <w:pPr>
        <w:ind w:left="3240" w:hanging="360"/>
      </w:pPr>
      <w:rPr>
        <w:rFonts w:ascii="Symbol" w:hAnsi="Symbol" w:hint="default"/>
      </w:rPr>
    </w:lvl>
    <w:lvl w:ilvl="4" w:tplc="D5B044A8">
      <w:start w:val="1"/>
      <w:numFmt w:val="bullet"/>
      <w:lvlText w:val="o"/>
      <w:lvlJc w:val="left"/>
      <w:pPr>
        <w:ind w:left="3960" w:hanging="360"/>
      </w:pPr>
      <w:rPr>
        <w:rFonts w:ascii="Courier New" w:hAnsi="Courier New" w:hint="default"/>
      </w:rPr>
    </w:lvl>
    <w:lvl w:ilvl="5" w:tplc="2C7E2696">
      <w:start w:val="1"/>
      <w:numFmt w:val="bullet"/>
      <w:lvlText w:val=""/>
      <w:lvlJc w:val="left"/>
      <w:pPr>
        <w:ind w:left="4680" w:hanging="360"/>
      </w:pPr>
      <w:rPr>
        <w:rFonts w:ascii="Wingdings" w:hAnsi="Wingdings" w:hint="default"/>
      </w:rPr>
    </w:lvl>
    <w:lvl w:ilvl="6" w:tplc="9732D644">
      <w:start w:val="1"/>
      <w:numFmt w:val="bullet"/>
      <w:lvlText w:val=""/>
      <w:lvlJc w:val="left"/>
      <w:pPr>
        <w:ind w:left="5400" w:hanging="360"/>
      </w:pPr>
      <w:rPr>
        <w:rFonts w:ascii="Symbol" w:hAnsi="Symbol" w:hint="default"/>
      </w:rPr>
    </w:lvl>
    <w:lvl w:ilvl="7" w:tplc="A008F220">
      <w:start w:val="1"/>
      <w:numFmt w:val="bullet"/>
      <w:lvlText w:val="o"/>
      <w:lvlJc w:val="left"/>
      <w:pPr>
        <w:ind w:left="6120" w:hanging="360"/>
      </w:pPr>
      <w:rPr>
        <w:rFonts w:ascii="Courier New" w:hAnsi="Courier New" w:hint="default"/>
      </w:rPr>
    </w:lvl>
    <w:lvl w:ilvl="8" w:tplc="68560AFA">
      <w:start w:val="1"/>
      <w:numFmt w:val="bullet"/>
      <w:lvlText w:val=""/>
      <w:lvlJc w:val="left"/>
      <w:pPr>
        <w:ind w:left="6840" w:hanging="360"/>
      </w:pPr>
      <w:rPr>
        <w:rFonts w:ascii="Wingdings" w:hAnsi="Wingdings" w:hint="default"/>
      </w:rPr>
    </w:lvl>
  </w:abstractNum>
  <w:num w:numId="1" w16cid:durableId="1187401679">
    <w:abstractNumId w:val="12"/>
  </w:num>
  <w:num w:numId="2" w16cid:durableId="501749241">
    <w:abstractNumId w:val="10"/>
  </w:num>
  <w:num w:numId="3" w16cid:durableId="537199772">
    <w:abstractNumId w:val="1"/>
  </w:num>
  <w:num w:numId="4" w16cid:durableId="1437360401">
    <w:abstractNumId w:val="33"/>
  </w:num>
  <w:num w:numId="5" w16cid:durableId="1102534343">
    <w:abstractNumId w:val="0"/>
  </w:num>
  <w:num w:numId="6" w16cid:durableId="714625643">
    <w:abstractNumId w:val="30"/>
  </w:num>
  <w:num w:numId="7" w16cid:durableId="1285384807">
    <w:abstractNumId w:val="20"/>
  </w:num>
  <w:num w:numId="8" w16cid:durableId="242834548">
    <w:abstractNumId w:val="6"/>
  </w:num>
  <w:num w:numId="9" w16cid:durableId="1921520726">
    <w:abstractNumId w:val="34"/>
  </w:num>
  <w:num w:numId="10" w16cid:durableId="1469742275">
    <w:abstractNumId w:val="13"/>
  </w:num>
  <w:num w:numId="11" w16cid:durableId="632449339">
    <w:abstractNumId w:val="18"/>
  </w:num>
  <w:num w:numId="12" w16cid:durableId="27723536">
    <w:abstractNumId w:val="8"/>
  </w:num>
  <w:num w:numId="13" w16cid:durableId="1284459371">
    <w:abstractNumId w:val="7"/>
  </w:num>
  <w:num w:numId="14" w16cid:durableId="1334989205">
    <w:abstractNumId w:val="2"/>
  </w:num>
  <w:num w:numId="15" w16cid:durableId="860827066">
    <w:abstractNumId w:val="5"/>
  </w:num>
  <w:num w:numId="16" w16cid:durableId="1054701314">
    <w:abstractNumId w:val="24"/>
  </w:num>
  <w:num w:numId="17" w16cid:durableId="404651718">
    <w:abstractNumId w:val="16"/>
  </w:num>
  <w:num w:numId="18" w16cid:durableId="1849833681">
    <w:abstractNumId w:val="22"/>
  </w:num>
  <w:num w:numId="19" w16cid:durableId="236131947">
    <w:abstractNumId w:val="35"/>
  </w:num>
  <w:num w:numId="20" w16cid:durableId="704215821">
    <w:abstractNumId w:val="19"/>
  </w:num>
  <w:num w:numId="21" w16cid:durableId="1187795787">
    <w:abstractNumId w:val="9"/>
  </w:num>
  <w:num w:numId="22" w16cid:durableId="627931277">
    <w:abstractNumId w:val="3"/>
  </w:num>
  <w:num w:numId="23" w16cid:durableId="691804958">
    <w:abstractNumId w:val="28"/>
  </w:num>
  <w:num w:numId="24" w16cid:durableId="1229151345">
    <w:abstractNumId w:val="4"/>
  </w:num>
  <w:num w:numId="25" w16cid:durableId="493374253">
    <w:abstractNumId w:val="26"/>
  </w:num>
  <w:num w:numId="26" w16cid:durableId="82189049">
    <w:abstractNumId w:val="21"/>
  </w:num>
  <w:num w:numId="27" w16cid:durableId="33307239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73138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7407223">
    <w:abstractNumId w:val="14"/>
  </w:num>
  <w:num w:numId="30" w16cid:durableId="1433236753">
    <w:abstractNumId w:val="23"/>
  </w:num>
  <w:num w:numId="31" w16cid:durableId="14041043">
    <w:abstractNumId w:val="17"/>
  </w:num>
  <w:num w:numId="32" w16cid:durableId="689070818">
    <w:abstractNumId w:val="31"/>
  </w:num>
  <w:num w:numId="33" w16cid:durableId="1152985178">
    <w:abstractNumId w:val="15"/>
  </w:num>
  <w:num w:numId="34" w16cid:durableId="1083377904">
    <w:abstractNumId w:val="29"/>
  </w:num>
  <w:num w:numId="35" w16cid:durableId="1797486456">
    <w:abstractNumId w:val="11"/>
  </w:num>
  <w:num w:numId="36" w16cid:durableId="1255171349">
    <w:abstractNumId w:val="27"/>
  </w:num>
  <w:num w:numId="37" w16cid:durableId="1197231597">
    <w:abstractNumId w:val="36"/>
  </w:num>
  <w:num w:numId="38" w16cid:durableId="1811511174">
    <w:abstractNumId w:val="25"/>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GUYỄN ANH TƯỜNG">
    <w15:presenceInfo w15:providerId="AD" w15:userId="S::22120412@student.hcmus.edu.vn::80bc45cb-334b-455b-95ad-263ee1ee41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BED"/>
    <w:rsid w:val="0000295E"/>
    <w:rsid w:val="000051D8"/>
    <w:rsid w:val="00014451"/>
    <w:rsid w:val="00016DD0"/>
    <w:rsid w:val="00016E6B"/>
    <w:rsid w:val="0002040D"/>
    <w:rsid w:val="0002245F"/>
    <w:rsid w:val="0003155D"/>
    <w:rsid w:val="000317F3"/>
    <w:rsid w:val="00034A9C"/>
    <w:rsid w:val="00035807"/>
    <w:rsid w:val="00035AB9"/>
    <w:rsid w:val="0004028D"/>
    <w:rsid w:val="00040786"/>
    <w:rsid w:val="00041039"/>
    <w:rsid w:val="00042D1F"/>
    <w:rsid w:val="00043BDD"/>
    <w:rsid w:val="00044625"/>
    <w:rsid w:val="00050E08"/>
    <w:rsid w:val="00055285"/>
    <w:rsid w:val="00057482"/>
    <w:rsid w:val="00066B7A"/>
    <w:rsid w:val="00067661"/>
    <w:rsid w:val="000677C0"/>
    <w:rsid w:val="000702FF"/>
    <w:rsid w:val="0007338D"/>
    <w:rsid w:val="000760B0"/>
    <w:rsid w:val="000765F4"/>
    <w:rsid w:val="00077085"/>
    <w:rsid w:val="00077CF9"/>
    <w:rsid w:val="00081127"/>
    <w:rsid w:val="000874CB"/>
    <w:rsid w:val="00092846"/>
    <w:rsid w:val="000A0DB6"/>
    <w:rsid w:val="000A0ED7"/>
    <w:rsid w:val="000A2DA4"/>
    <w:rsid w:val="000A411C"/>
    <w:rsid w:val="000A5172"/>
    <w:rsid w:val="000A5DC3"/>
    <w:rsid w:val="000B5B1A"/>
    <w:rsid w:val="000C05D5"/>
    <w:rsid w:val="000C1BDB"/>
    <w:rsid w:val="000C5496"/>
    <w:rsid w:val="000C720A"/>
    <w:rsid w:val="000D5339"/>
    <w:rsid w:val="000D62B7"/>
    <w:rsid w:val="000D7BC4"/>
    <w:rsid w:val="000E082A"/>
    <w:rsid w:val="000E5B2C"/>
    <w:rsid w:val="000E6A7E"/>
    <w:rsid w:val="000E7706"/>
    <w:rsid w:val="000F09CE"/>
    <w:rsid w:val="000F1340"/>
    <w:rsid w:val="00101EF4"/>
    <w:rsid w:val="00104352"/>
    <w:rsid w:val="00105045"/>
    <w:rsid w:val="0010788F"/>
    <w:rsid w:val="00112D80"/>
    <w:rsid w:val="00114ACE"/>
    <w:rsid w:val="001166FD"/>
    <w:rsid w:val="00116C3E"/>
    <w:rsid w:val="00120959"/>
    <w:rsid w:val="00122E98"/>
    <w:rsid w:val="00123112"/>
    <w:rsid w:val="00127BAA"/>
    <w:rsid w:val="00127E88"/>
    <w:rsid w:val="001326E8"/>
    <w:rsid w:val="001358B8"/>
    <w:rsid w:val="0014736F"/>
    <w:rsid w:val="00150193"/>
    <w:rsid w:val="001545F5"/>
    <w:rsid w:val="00154E6B"/>
    <w:rsid w:val="00155738"/>
    <w:rsid w:val="0016200C"/>
    <w:rsid w:val="00166968"/>
    <w:rsid w:val="00170A86"/>
    <w:rsid w:val="00175CE9"/>
    <w:rsid w:val="001765BF"/>
    <w:rsid w:val="00177B1A"/>
    <w:rsid w:val="0018204D"/>
    <w:rsid w:val="00191709"/>
    <w:rsid w:val="001A44BE"/>
    <w:rsid w:val="001A5772"/>
    <w:rsid w:val="001B1DF5"/>
    <w:rsid w:val="001B3354"/>
    <w:rsid w:val="001B50D7"/>
    <w:rsid w:val="001B60B2"/>
    <w:rsid w:val="001B65C8"/>
    <w:rsid w:val="001B7298"/>
    <w:rsid w:val="001C31AE"/>
    <w:rsid w:val="001C5A87"/>
    <w:rsid w:val="001D2213"/>
    <w:rsid w:val="001E6203"/>
    <w:rsid w:val="001E7436"/>
    <w:rsid w:val="001F178A"/>
    <w:rsid w:val="001F420D"/>
    <w:rsid w:val="0020088A"/>
    <w:rsid w:val="0020256B"/>
    <w:rsid w:val="00202C75"/>
    <w:rsid w:val="0020432F"/>
    <w:rsid w:val="00205D9F"/>
    <w:rsid w:val="00206FF3"/>
    <w:rsid w:val="00210F9B"/>
    <w:rsid w:val="002162C4"/>
    <w:rsid w:val="00217EE3"/>
    <w:rsid w:val="002219AB"/>
    <w:rsid w:val="00223F1E"/>
    <w:rsid w:val="002241AF"/>
    <w:rsid w:val="00227BB0"/>
    <w:rsid w:val="00235BA3"/>
    <w:rsid w:val="002363D1"/>
    <w:rsid w:val="00240411"/>
    <w:rsid w:val="00242BA5"/>
    <w:rsid w:val="0024445C"/>
    <w:rsid w:val="0024633D"/>
    <w:rsid w:val="002474CE"/>
    <w:rsid w:val="002506AC"/>
    <w:rsid w:val="00250CC6"/>
    <w:rsid w:val="00250DC3"/>
    <w:rsid w:val="00251C6B"/>
    <w:rsid w:val="002535ED"/>
    <w:rsid w:val="0025651D"/>
    <w:rsid w:val="002706F8"/>
    <w:rsid w:val="002709BF"/>
    <w:rsid w:val="00271BC6"/>
    <w:rsid w:val="00276EF8"/>
    <w:rsid w:val="002779FC"/>
    <w:rsid w:val="002819BD"/>
    <w:rsid w:val="002821DE"/>
    <w:rsid w:val="002911FF"/>
    <w:rsid w:val="00292B88"/>
    <w:rsid w:val="00294163"/>
    <w:rsid w:val="00297C03"/>
    <w:rsid w:val="002A1976"/>
    <w:rsid w:val="002A290C"/>
    <w:rsid w:val="002A56C2"/>
    <w:rsid w:val="002A6034"/>
    <w:rsid w:val="002C0828"/>
    <w:rsid w:val="002C0CC3"/>
    <w:rsid w:val="002C0FBA"/>
    <w:rsid w:val="002C1AFB"/>
    <w:rsid w:val="002C5609"/>
    <w:rsid w:val="002D55F4"/>
    <w:rsid w:val="002D572F"/>
    <w:rsid w:val="002E17E1"/>
    <w:rsid w:val="002E2794"/>
    <w:rsid w:val="002E5C2B"/>
    <w:rsid w:val="002E5E4F"/>
    <w:rsid w:val="002F15EE"/>
    <w:rsid w:val="002F2E70"/>
    <w:rsid w:val="002F581D"/>
    <w:rsid w:val="002F716E"/>
    <w:rsid w:val="00300E93"/>
    <w:rsid w:val="00302369"/>
    <w:rsid w:val="003032B0"/>
    <w:rsid w:val="00306765"/>
    <w:rsid w:val="00310B44"/>
    <w:rsid w:val="00311388"/>
    <w:rsid w:val="00313780"/>
    <w:rsid w:val="0032273F"/>
    <w:rsid w:val="0032533B"/>
    <w:rsid w:val="003254D9"/>
    <w:rsid w:val="0032566D"/>
    <w:rsid w:val="00327AD0"/>
    <w:rsid w:val="00332E8E"/>
    <w:rsid w:val="00333F84"/>
    <w:rsid w:val="0033617E"/>
    <w:rsid w:val="003362E5"/>
    <w:rsid w:val="00336AA8"/>
    <w:rsid w:val="00342668"/>
    <w:rsid w:val="00343D3D"/>
    <w:rsid w:val="003479A0"/>
    <w:rsid w:val="003544EE"/>
    <w:rsid w:val="00354602"/>
    <w:rsid w:val="00357746"/>
    <w:rsid w:val="00357BBC"/>
    <w:rsid w:val="003647A1"/>
    <w:rsid w:val="00372CC2"/>
    <w:rsid w:val="00375BA9"/>
    <w:rsid w:val="00376F61"/>
    <w:rsid w:val="0037780B"/>
    <w:rsid w:val="0038025D"/>
    <w:rsid w:val="00382EFE"/>
    <w:rsid w:val="0038772C"/>
    <w:rsid w:val="0039123E"/>
    <w:rsid w:val="00392FD4"/>
    <w:rsid w:val="0039562E"/>
    <w:rsid w:val="00397299"/>
    <w:rsid w:val="003A0AAD"/>
    <w:rsid w:val="003A13A7"/>
    <w:rsid w:val="003A4CDA"/>
    <w:rsid w:val="003A7C5F"/>
    <w:rsid w:val="003B2EBB"/>
    <w:rsid w:val="003B3D49"/>
    <w:rsid w:val="003B4EB2"/>
    <w:rsid w:val="003B5BE0"/>
    <w:rsid w:val="003B6800"/>
    <w:rsid w:val="003D056E"/>
    <w:rsid w:val="003D29F3"/>
    <w:rsid w:val="003E4037"/>
    <w:rsid w:val="003E4AEA"/>
    <w:rsid w:val="003F1ADB"/>
    <w:rsid w:val="003F1DD9"/>
    <w:rsid w:val="003F4C1C"/>
    <w:rsid w:val="003F6E8B"/>
    <w:rsid w:val="00401ED7"/>
    <w:rsid w:val="0040459B"/>
    <w:rsid w:val="00405338"/>
    <w:rsid w:val="00405C55"/>
    <w:rsid w:val="00410623"/>
    <w:rsid w:val="00415D75"/>
    <w:rsid w:val="004162CF"/>
    <w:rsid w:val="00427DF0"/>
    <w:rsid w:val="00436124"/>
    <w:rsid w:val="0043616D"/>
    <w:rsid w:val="00441AD4"/>
    <w:rsid w:val="00443308"/>
    <w:rsid w:val="00446997"/>
    <w:rsid w:val="00451BC5"/>
    <w:rsid w:val="00463BCF"/>
    <w:rsid w:val="00477E75"/>
    <w:rsid w:val="004818E1"/>
    <w:rsid w:val="004826E6"/>
    <w:rsid w:val="0048385D"/>
    <w:rsid w:val="00483E4C"/>
    <w:rsid w:val="00484588"/>
    <w:rsid w:val="00487D96"/>
    <w:rsid w:val="004979AF"/>
    <w:rsid w:val="004A1F0B"/>
    <w:rsid w:val="004A3FC9"/>
    <w:rsid w:val="004B0639"/>
    <w:rsid w:val="004B3F6B"/>
    <w:rsid w:val="004B6DE4"/>
    <w:rsid w:val="004C27C7"/>
    <w:rsid w:val="004C2FB0"/>
    <w:rsid w:val="004C6A15"/>
    <w:rsid w:val="004C7499"/>
    <w:rsid w:val="004C79D6"/>
    <w:rsid w:val="004E04A5"/>
    <w:rsid w:val="004E7E05"/>
    <w:rsid w:val="004F2276"/>
    <w:rsid w:val="004F5A89"/>
    <w:rsid w:val="004F6B45"/>
    <w:rsid w:val="004F6CEB"/>
    <w:rsid w:val="004F7192"/>
    <w:rsid w:val="00502716"/>
    <w:rsid w:val="0050433D"/>
    <w:rsid w:val="00511C36"/>
    <w:rsid w:val="00512F16"/>
    <w:rsid w:val="00516CC7"/>
    <w:rsid w:val="00517BDA"/>
    <w:rsid w:val="00521D52"/>
    <w:rsid w:val="00526505"/>
    <w:rsid w:val="005316B2"/>
    <w:rsid w:val="00541113"/>
    <w:rsid w:val="00542FF7"/>
    <w:rsid w:val="00543465"/>
    <w:rsid w:val="005436F6"/>
    <w:rsid w:val="00543985"/>
    <w:rsid w:val="00547E0D"/>
    <w:rsid w:val="0055360E"/>
    <w:rsid w:val="00554991"/>
    <w:rsid w:val="00560439"/>
    <w:rsid w:val="00560C6D"/>
    <w:rsid w:val="00563C14"/>
    <w:rsid w:val="00564AFF"/>
    <w:rsid w:val="00564D26"/>
    <w:rsid w:val="00567667"/>
    <w:rsid w:val="00570598"/>
    <w:rsid w:val="005717D0"/>
    <w:rsid w:val="00571B7B"/>
    <w:rsid w:val="005735A5"/>
    <w:rsid w:val="00574674"/>
    <w:rsid w:val="00576F2E"/>
    <w:rsid w:val="005921EF"/>
    <w:rsid w:val="00597352"/>
    <w:rsid w:val="005A0F8E"/>
    <w:rsid w:val="005A2480"/>
    <w:rsid w:val="005A2CFF"/>
    <w:rsid w:val="005A3A36"/>
    <w:rsid w:val="005B03B3"/>
    <w:rsid w:val="005B51AA"/>
    <w:rsid w:val="005B51AC"/>
    <w:rsid w:val="005B6712"/>
    <w:rsid w:val="005D402E"/>
    <w:rsid w:val="005E1CE8"/>
    <w:rsid w:val="005E32CC"/>
    <w:rsid w:val="005E6105"/>
    <w:rsid w:val="005E7EA8"/>
    <w:rsid w:val="005F2437"/>
    <w:rsid w:val="005F4025"/>
    <w:rsid w:val="005F4507"/>
    <w:rsid w:val="005F4662"/>
    <w:rsid w:val="0060401F"/>
    <w:rsid w:val="00605393"/>
    <w:rsid w:val="00607B67"/>
    <w:rsid w:val="0061017E"/>
    <w:rsid w:val="006106E3"/>
    <w:rsid w:val="00611AA0"/>
    <w:rsid w:val="00616E28"/>
    <w:rsid w:val="00621D61"/>
    <w:rsid w:val="00622B03"/>
    <w:rsid w:val="00622FD7"/>
    <w:rsid w:val="00623C0D"/>
    <w:rsid w:val="006319D1"/>
    <w:rsid w:val="006339C3"/>
    <w:rsid w:val="00635B73"/>
    <w:rsid w:val="00635D80"/>
    <w:rsid w:val="00636A34"/>
    <w:rsid w:val="006411EC"/>
    <w:rsid w:val="00641614"/>
    <w:rsid w:val="006459BB"/>
    <w:rsid w:val="00645F0D"/>
    <w:rsid w:val="00646753"/>
    <w:rsid w:val="006569BF"/>
    <w:rsid w:val="00686B90"/>
    <w:rsid w:val="00693A13"/>
    <w:rsid w:val="00694907"/>
    <w:rsid w:val="006952C7"/>
    <w:rsid w:val="006A1168"/>
    <w:rsid w:val="006A21B0"/>
    <w:rsid w:val="006A6A9D"/>
    <w:rsid w:val="006C5FF4"/>
    <w:rsid w:val="006C77B4"/>
    <w:rsid w:val="006D0575"/>
    <w:rsid w:val="006D0E4A"/>
    <w:rsid w:val="006D333F"/>
    <w:rsid w:val="006D54ED"/>
    <w:rsid w:val="006D58F5"/>
    <w:rsid w:val="006E65B9"/>
    <w:rsid w:val="006F08EF"/>
    <w:rsid w:val="006F25E3"/>
    <w:rsid w:val="006F3E4D"/>
    <w:rsid w:val="006F4846"/>
    <w:rsid w:val="006F6690"/>
    <w:rsid w:val="006F717C"/>
    <w:rsid w:val="0070403D"/>
    <w:rsid w:val="007045A4"/>
    <w:rsid w:val="007071E5"/>
    <w:rsid w:val="0071039A"/>
    <w:rsid w:val="007120CE"/>
    <w:rsid w:val="0071261F"/>
    <w:rsid w:val="0071301B"/>
    <w:rsid w:val="00716AC1"/>
    <w:rsid w:val="007241F3"/>
    <w:rsid w:val="0073012A"/>
    <w:rsid w:val="00731EB7"/>
    <w:rsid w:val="00734DD7"/>
    <w:rsid w:val="00740FF9"/>
    <w:rsid w:val="007442E2"/>
    <w:rsid w:val="007540B0"/>
    <w:rsid w:val="007574F2"/>
    <w:rsid w:val="007637F8"/>
    <w:rsid w:val="0076741F"/>
    <w:rsid w:val="00770266"/>
    <w:rsid w:val="00772C08"/>
    <w:rsid w:val="00773168"/>
    <w:rsid w:val="00773848"/>
    <w:rsid w:val="00774A9C"/>
    <w:rsid w:val="00781837"/>
    <w:rsid w:val="00781D47"/>
    <w:rsid w:val="0078338C"/>
    <w:rsid w:val="00783F6C"/>
    <w:rsid w:val="00784FD9"/>
    <w:rsid w:val="00786DBF"/>
    <w:rsid w:val="00791C7F"/>
    <w:rsid w:val="00791CDD"/>
    <w:rsid w:val="0079471F"/>
    <w:rsid w:val="0079575D"/>
    <w:rsid w:val="007961F4"/>
    <w:rsid w:val="007978B1"/>
    <w:rsid w:val="007A05B7"/>
    <w:rsid w:val="007A241F"/>
    <w:rsid w:val="007B4299"/>
    <w:rsid w:val="007B7185"/>
    <w:rsid w:val="007C0251"/>
    <w:rsid w:val="007C0757"/>
    <w:rsid w:val="007C2A74"/>
    <w:rsid w:val="007C6738"/>
    <w:rsid w:val="007C7FF9"/>
    <w:rsid w:val="007D1BD9"/>
    <w:rsid w:val="007D6858"/>
    <w:rsid w:val="007D7DC7"/>
    <w:rsid w:val="007E0764"/>
    <w:rsid w:val="007E3BAC"/>
    <w:rsid w:val="007E60F5"/>
    <w:rsid w:val="007F0576"/>
    <w:rsid w:val="007F4478"/>
    <w:rsid w:val="007F5297"/>
    <w:rsid w:val="007F6CFF"/>
    <w:rsid w:val="0080077C"/>
    <w:rsid w:val="008032B7"/>
    <w:rsid w:val="00804AB8"/>
    <w:rsid w:val="00804CE3"/>
    <w:rsid w:val="008169CE"/>
    <w:rsid w:val="008174EA"/>
    <w:rsid w:val="008214B5"/>
    <w:rsid w:val="00834E5B"/>
    <w:rsid w:val="00835FAB"/>
    <w:rsid w:val="00837C62"/>
    <w:rsid w:val="00842F47"/>
    <w:rsid w:val="0085260D"/>
    <w:rsid w:val="00852C44"/>
    <w:rsid w:val="008615EE"/>
    <w:rsid w:val="008631C6"/>
    <w:rsid w:val="00866D1E"/>
    <w:rsid w:val="00870D46"/>
    <w:rsid w:val="0087302E"/>
    <w:rsid w:val="0087319F"/>
    <w:rsid w:val="00873752"/>
    <w:rsid w:val="0087567E"/>
    <w:rsid w:val="0088153A"/>
    <w:rsid w:val="00882223"/>
    <w:rsid w:val="00887B7F"/>
    <w:rsid w:val="00891B65"/>
    <w:rsid w:val="0089376D"/>
    <w:rsid w:val="00895999"/>
    <w:rsid w:val="00895F63"/>
    <w:rsid w:val="0089692F"/>
    <w:rsid w:val="008A0D2E"/>
    <w:rsid w:val="008A188B"/>
    <w:rsid w:val="008A2C17"/>
    <w:rsid w:val="008A5DB5"/>
    <w:rsid w:val="008A609E"/>
    <w:rsid w:val="008B011C"/>
    <w:rsid w:val="008B1113"/>
    <w:rsid w:val="008B15A3"/>
    <w:rsid w:val="008B4A07"/>
    <w:rsid w:val="008B6041"/>
    <w:rsid w:val="008C1F48"/>
    <w:rsid w:val="008C413B"/>
    <w:rsid w:val="008C6239"/>
    <w:rsid w:val="008C6DB2"/>
    <w:rsid w:val="008C76D3"/>
    <w:rsid w:val="008D6767"/>
    <w:rsid w:val="008E0212"/>
    <w:rsid w:val="008E0CCC"/>
    <w:rsid w:val="008F71AF"/>
    <w:rsid w:val="008F7F61"/>
    <w:rsid w:val="00900703"/>
    <w:rsid w:val="00902F1F"/>
    <w:rsid w:val="009034AA"/>
    <w:rsid w:val="009048FF"/>
    <w:rsid w:val="00904926"/>
    <w:rsid w:val="00904936"/>
    <w:rsid w:val="0090493F"/>
    <w:rsid w:val="009057B3"/>
    <w:rsid w:val="00905C92"/>
    <w:rsid w:val="00907620"/>
    <w:rsid w:val="009130E0"/>
    <w:rsid w:val="00932A42"/>
    <w:rsid w:val="00936180"/>
    <w:rsid w:val="009362F7"/>
    <w:rsid w:val="009406FA"/>
    <w:rsid w:val="00941232"/>
    <w:rsid w:val="0094570E"/>
    <w:rsid w:val="00946781"/>
    <w:rsid w:val="00950C12"/>
    <w:rsid w:val="00951608"/>
    <w:rsid w:val="009519F4"/>
    <w:rsid w:val="00953F82"/>
    <w:rsid w:val="0095442C"/>
    <w:rsid w:val="00956D17"/>
    <w:rsid w:val="00960871"/>
    <w:rsid w:val="00960D67"/>
    <w:rsid w:val="00960FD2"/>
    <w:rsid w:val="00965EB4"/>
    <w:rsid w:val="00967F56"/>
    <w:rsid w:val="00970C89"/>
    <w:rsid w:val="00971540"/>
    <w:rsid w:val="0097227A"/>
    <w:rsid w:val="0098142E"/>
    <w:rsid w:val="00983F40"/>
    <w:rsid w:val="00983FBD"/>
    <w:rsid w:val="00985465"/>
    <w:rsid w:val="0099062A"/>
    <w:rsid w:val="00995CEA"/>
    <w:rsid w:val="009A2ADF"/>
    <w:rsid w:val="009A5816"/>
    <w:rsid w:val="009A7668"/>
    <w:rsid w:val="009B6567"/>
    <w:rsid w:val="009C1FD7"/>
    <w:rsid w:val="009C2A8A"/>
    <w:rsid w:val="009D0A5B"/>
    <w:rsid w:val="009D3175"/>
    <w:rsid w:val="009D604B"/>
    <w:rsid w:val="009D6201"/>
    <w:rsid w:val="009E3721"/>
    <w:rsid w:val="009E3C95"/>
    <w:rsid w:val="009F386E"/>
    <w:rsid w:val="009F428D"/>
    <w:rsid w:val="009F684E"/>
    <w:rsid w:val="00A02F3A"/>
    <w:rsid w:val="00A054E0"/>
    <w:rsid w:val="00A07093"/>
    <w:rsid w:val="00A07508"/>
    <w:rsid w:val="00A07732"/>
    <w:rsid w:val="00A1060A"/>
    <w:rsid w:val="00A11F6A"/>
    <w:rsid w:val="00A126FB"/>
    <w:rsid w:val="00A127FA"/>
    <w:rsid w:val="00A14E33"/>
    <w:rsid w:val="00A2095D"/>
    <w:rsid w:val="00A2128C"/>
    <w:rsid w:val="00A21605"/>
    <w:rsid w:val="00A26019"/>
    <w:rsid w:val="00A32163"/>
    <w:rsid w:val="00A32DDF"/>
    <w:rsid w:val="00A33AEB"/>
    <w:rsid w:val="00A34531"/>
    <w:rsid w:val="00A346F8"/>
    <w:rsid w:val="00A40813"/>
    <w:rsid w:val="00A42EE4"/>
    <w:rsid w:val="00A42F65"/>
    <w:rsid w:val="00A432C1"/>
    <w:rsid w:val="00A52018"/>
    <w:rsid w:val="00A53FCE"/>
    <w:rsid w:val="00A53FD1"/>
    <w:rsid w:val="00A549DD"/>
    <w:rsid w:val="00A57574"/>
    <w:rsid w:val="00A61CF6"/>
    <w:rsid w:val="00A63813"/>
    <w:rsid w:val="00A63CC1"/>
    <w:rsid w:val="00A6579B"/>
    <w:rsid w:val="00A65B29"/>
    <w:rsid w:val="00A76048"/>
    <w:rsid w:val="00A77B14"/>
    <w:rsid w:val="00A81A5B"/>
    <w:rsid w:val="00A82478"/>
    <w:rsid w:val="00A8480B"/>
    <w:rsid w:val="00A87030"/>
    <w:rsid w:val="00A87E3A"/>
    <w:rsid w:val="00A905F0"/>
    <w:rsid w:val="00A95F2B"/>
    <w:rsid w:val="00A97E10"/>
    <w:rsid w:val="00AA3D1D"/>
    <w:rsid w:val="00AA591B"/>
    <w:rsid w:val="00AB60CC"/>
    <w:rsid w:val="00AC017A"/>
    <w:rsid w:val="00AC2460"/>
    <w:rsid w:val="00AC3BD4"/>
    <w:rsid w:val="00AC4765"/>
    <w:rsid w:val="00AC55B7"/>
    <w:rsid w:val="00AD214A"/>
    <w:rsid w:val="00AE75CC"/>
    <w:rsid w:val="00AE7792"/>
    <w:rsid w:val="00AF11B0"/>
    <w:rsid w:val="00AF3222"/>
    <w:rsid w:val="00AF34D9"/>
    <w:rsid w:val="00AF44BF"/>
    <w:rsid w:val="00B0578B"/>
    <w:rsid w:val="00B15F83"/>
    <w:rsid w:val="00B171BD"/>
    <w:rsid w:val="00B30431"/>
    <w:rsid w:val="00B341C7"/>
    <w:rsid w:val="00B34EE3"/>
    <w:rsid w:val="00B36283"/>
    <w:rsid w:val="00B4248C"/>
    <w:rsid w:val="00B42EE4"/>
    <w:rsid w:val="00B544C1"/>
    <w:rsid w:val="00B5730B"/>
    <w:rsid w:val="00B57F4F"/>
    <w:rsid w:val="00B6278F"/>
    <w:rsid w:val="00B62910"/>
    <w:rsid w:val="00B63E41"/>
    <w:rsid w:val="00B65A4C"/>
    <w:rsid w:val="00B66F77"/>
    <w:rsid w:val="00B71779"/>
    <w:rsid w:val="00B73752"/>
    <w:rsid w:val="00B73F90"/>
    <w:rsid w:val="00B77988"/>
    <w:rsid w:val="00B8048D"/>
    <w:rsid w:val="00B80A32"/>
    <w:rsid w:val="00B812D3"/>
    <w:rsid w:val="00B85E13"/>
    <w:rsid w:val="00B87492"/>
    <w:rsid w:val="00B9142D"/>
    <w:rsid w:val="00B914F9"/>
    <w:rsid w:val="00B930FE"/>
    <w:rsid w:val="00B9376B"/>
    <w:rsid w:val="00B93A5A"/>
    <w:rsid w:val="00B948FE"/>
    <w:rsid w:val="00B94AFF"/>
    <w:rsid w:val="00BA396F"/>
    <w:rsid w:val="00BA3B75"/>
    <w:rsid w:val="00BA7541"/>
    <w:rsid w:val="00BA7801"/>
    <w:rsid w:val="00BA7993"/>
    <w:rsid w:val="00BB04B2"/>
    <w:rsid w:val="00BB0D8C"/>
    <w:rsid w:val="00BB1686"/>
    <w:rsid w:val="00BB559E"/>
    <w:rsid w:val="00BB64ED"/>
    <w:rsid w:val="00BC065B"/>
    <w:rsid w:val="00BC2086"/>
    <w:rsid w:val="00BC4CB6"/>
    <w:rsid w:val="00BD2808"/>
    <w:rsid w:val="00BD5831"/>
    <w:rsid w:val="00BD692A"/>
    <w:rsid w:val="00BE01A9"/>
    <w:rsid w:val="00BE6A34"/>
    <w:rsid w:val="00BE76F7"/>
    <w:rsid w:val="00BF5F5A"/>
    <w:rsid w:val="00C05AA8"/>
    <w:rsid w:val="00C06881"/>
    <w:rsid w:val="00C10E61"/>
    <w:rsid w:val="00C130EC"/>
    <w:rsid w:val="00C157CD"/>
    <w:rsid w:val="00C20845"/>
    <w:rsid w:val="00C23562"/>
    <w:rsid w:val="00C239CA"/>
    <w:rsid w:val="00C321D2"/>
    <w:rsid w:val="00C33132"/>
    <w:rsid w:val="00C33F24"/>
    <w:rsid w:val="00C354A6"/>
    <w:rsid w:val="00C35E39"/>
    <w:rsid w:val="00C371FD"/>
    <w:rsid w:val="00C426FE"/>
    <w:rsid w:val="00C4725B"/>
    <w:rsid w:val="00C47571"/>
    <w:rsid w:val="00C47A8B"/>
    <w:rsid w:val="00C51C2E"/>
    <w:rsid w:val="00C63222"/>
    <w:rsid w:val="00C7286A"/>
    <w:rsid w:val="00C77D54"/>
    <w:rsid w:val="00C82392"/>
    <w:rsid w:val="00C8394A"/>
    <w:rsid w:val="00C93095"/>
    <w:rsid w:val="00C96354"/>
    <w:rsid w:val="00CA3DC3"/>
    <w:rsid w:val="00CB1EAC"/>
    <w:rsid w:val="00CB51F7"/>
    <w:rsid w:val="00CB5832"/>
    <w:rsid w:val="00CC1AB6"/>
    <w:rsid w:val="00CD0DA8"/>
    <w:rsid w:val="00CD4443"/>
    <w:rsid w:val="00CE0781"/>
    <w:rsid w:val="00CE0950"/>
    <w:rsid w:val="00CE2ECD"/>
    <w:rsid w:val="00CE4D0D"/>
    <w:rsid w:val="00CF0615"/>
    <w:rsid w:val="00CF31B3"/>
    <w:rsid w:val="00CF3BC4"/>
    <w:rsid w:val="00CF5EE5"/>
    <w:rsid w:val="00CF7EDB"/>
    <w:rsid w:val="00D01BA5"/>
    <w:rsid w:val="00D04352"/>
    <w:rsid w:val="00D069C2"/>
    <w:rsid w:val="00D14C9F"/>
    <w:rsid w:val="00D15CFA"/>
    <w:rsid w:val="00D2331A"/>
    <w:rsid w:val="00D23B4B"/>
    <w:rsid w:val="00D247F9"/>
    <w:rsid w:val="00D34645"/>
    <w:rsid w:val="00D3688B"/>
    <w:rsid w:val="00D37087"/>
    <w:rsid w:val="00D413DD"/>
    <w:rsid w:val="00D41437"/>
    <w:rsid w:val="00D42577"/>
    <w:rsid w:val="00D4278A"/>
    <w:rsid w:val="00D44273"/>
    <w:rsid w:val="00D62EEF"/>
    <w:rsid w:val="00D63828"/>
    <w:rsid w:val="00D63D5A"/>
    <w:rsid w:val="00D6454E"/>
    <w:rsid w:val="00D66B79"/>
    <w:rsid w:val="00D67949"/>
    <w:rsid w:val="00D67C54"/>
    <w:rsid w:val="00D70444"/>
    <w:rsid w:val="00D716B0"/>
    <w:rsid w:val="00D7257A"/>
    <w:rsid w:val="00D852F8"/>
    <w:rsid w:val="00D854E3"/>
    <w:rsid w:val="00D900B8"/>
    <w:rsid w:val="00D92C67"/>
    <w:rsid w:val="00D92FC8"/>
    <w:rsid w:val="00D955DA"/>
    <w:rsid w:val="00D95B68"/>
    <w:rsid w:val="00D96D27"/>
    <w:rsid w:val="00D96DAA"/>
    <w:rsid w:val="00DA0AA6"/>
    <w:rsid w:val="00DA2020"/>
    <w:rsid w:val="00DA3508"/>
    <w:rsid w:val="00DA59FD"/>
    <w:rsid w:val="00DA7D69"/>
    <w:rsid w:val="00DB211A"/>
    <w:rsid w:val="00DB7B7E"/>
    <w:rsid w:val="00DC1E4E"/>
    <w:rsid w:val="00DD4A1D"/>
    <w:rsid w:val="00DD4BD2"/>
    <w:rsid w:val="00DD6A17"/>
    <w:rsid w:val="00DD6F2C"/>
    <w:rsid w:val="00DE281E"/>
    <w:rsid w:val="00DE33D4"/>
    <w:rsid w:val="00DE7FD0"/>
    <w:rsid w:val="00E01F34"/>
    <w:rsid w:val="00E04537"/>
    <w:rsid w:val="00E053FE"/>
    <w:rsid w:val="00E0675D"/>
    <w:rsid w:val="00E12192"/>
    <w:rsid w:val="00E15BBA"/>
    <w:rsid w:val="00E16A4C"/>
    <w:rsid w:val="00E2318A"/>
    <w:rsid w:val="00E23EB5"/>
    <w:rsid w:val="00E2454C"/>
    <w:rsid w:val="00E3009C"/>
    <w:rsid w:val="00E316EF"/>
    <w:rsid w:val="00E33138"/>
    <w:rsid w:val="00E400DA"/>
    <w:rsid w:val="00E416E1"/>
    <w:rsid w:val="00E41A46"/>
    <w:rsid w:val="00E437CF"/>
    <w:rsid w:val="00E51537"/>
    <w:rsid w:val="00E618FA"/>
    <w:rsid w:val="00E65F71"/>
    <w:rsid w:val="00E665EB"/>
    <w:rsid w:val="00E76016"/>
    <w:rsid w:val="00E7761E"/>
    <w:rsid w:val="00E81CB8"/>
    <w:rsid w:val="00E84661"/>
    <w:rsid w:val="00E860F7"/>
    <w:rsid w:val="00E927C4"/>
    <w:rsid w:val="00E93F42"/>
    <w:rsid w:val="00E95344"/>
    <w:rsid w:val="00EA05AA"/>
    <w:rsid w:val="00EA21C9"/>
    <w:rsid w:val="00EA2FE1"/>
    <w:rsid w:val="00EA5CED"/>
    <w:rsid w:val="00EB157B"/>
    <w:rsid w:val="00EB3BED"/>
    <w:rsid w:val="00EC4733"/>
    <w:rsid w:val="00ED646F"/>
    <w:rsid w:val="00EE5CFC"/>
    <w:rsid w:val="00EE6434"/>
    <w:rsid w:val="00EE6567"/>
    <w:rsid w:val="00EF185F"/>
    <w:rsid w:val="00EF2D4F"/>
    <w:rsid w:val="00EF3722"/>
    <w:rsid w:val="00EF3804"/>
    <w:rsid w:val="00EF5DDC"/>
    <w:rsid w:val="00F00F32"/>
    <w:rsid w:val="00F10841"/>
    <w:rsid w:val="00F14684"/>
    <w:rsid w:val="00F218F2"/>
    <w:rsid w:val="00F236D8"/>
    <w:rsid w:val="00F23E82"/>
    <w:rsid w:val="00F25C08"/>
    <w:rsid w:val="00F26120"/>
    <w:rsid w:val="00F2628F"/>
    <w:rsid w:val="00F26FBA"/>
    <w:rsid w:val="00F35DC3"/>
    <w:rsid w:val="00F4098B"/>
    <w:rsid w:val="00F43236"/>
    <w:rsid w:val="00F53DA7"/>
    <w:rsid w:val="00F5466E"/>
    <w:rsid w:val="00F55CBB"/>
    <w:rsid w:val="00F63AC2"/>
    <w:rsid w:val="00F6429E"/>
    <w:rsid w:val="00F656DD"/>
    <w:rsid w:val="00F7134B"/>
    <w:rsid w:val="00F71B3E"/>
    <w:rsid w:val="00F75F05"/>
    <w:rsid w:val="00F80BD3"/>
    <w:rsid w:val="00F815B7"/>
    <w:rsid w:val="00F8235F"/>
    <w:rsid w:val="00F83771"/>
    <w:rsid w:val="00F8451A"/>
    <w:rsid w:val="00F84A56"/>
    <w:rsid w:val="00F930EE"/>
    <w:rsid w:val="00F93EF9"/>
    <w:rsid w:val="00F9663C"/>
    <w:rsid w:val="00F96F8E"/>
    <w:rsid w:val="00FA2971"/>
    <w:rsid w:val="00FA329B"/>
    <w:rsid w:val="00FA64CD"/>
    <w:rsid w:val="00FA74C1"/>
    <w:rsid w:val="00FB01B7"/>
    <w:rsid w:val="00FC1D10"/>
    <w:rsid w:val="00FC7E77"/>
    <w:rsid w:val="00FE00C6"/>
    <w:rsid w:val="00FF3643"/>
    <w:rsid w:val="00FF448D"/>
    <w:rsid w:val="00FF6050"/>
    <w:rsid w:val="020790E6"/>
    <w:rsid w:val="03DDAB56"/>
    <w:rsid w:val="0428D507"/>
    <w:rsid w:val="054E9224"/>
    <w:rsid w:val="05D67FC1"/>
    <w:rsid w:val="06B9A744"/>
    <w:rsid w:val="09163692"/>
    <w:rsid w:val="09AE463B"/>
    <w:rsid w:val="0A231D90"/>
    <w:rsid w:val="0B9904A8"/>
    <w:rsid w:val="0D144B58"/>
    <w:rsid w:val="0E68FF1E"/>
    <w:rsid w:val="0E9C0B64"/>
    <w:rsid w:val="1572C97E"/>
    <w:rsid w:val="157DC598"/>
    <w:rsid w:val="16631B99"/>
    <w:rsid w:val="16A21D8B"/>
    <w:rsid w:val="16CFB30B"/>
    <w:rsid w:val="1929E79D"/>
    <w:rsid w:val="1A462EF5"/>
    <w:rsid w:val="1E57F332"/>
    <w:rsid w:val="1F08BFED"/>
    <w:rsid w:val="1F12AB02"/>
    <w:rsid w:val="20FC3AFB"/>
    <w:rsid w:val="21C30F18"/>
    <w:rsid w:val="227E22FE"/>
    <w:rsid w:val="24180B50"/>
    <w:rsid w:val="2457F2BE"/>
    <w:rsid w:val="24BD4D3D"/>
    <w:rsid w:val="259A345B"/>
    <w:rsid w:val="2644BDC1"/>
    <w:rsid w:val="266C522E"/>
    <w:rsid w:val="2696CF44"/>
    <w:rsid w:val="27678EDE"/>
    <w:rsid w:val="283122BB"/>
    <w:rsid w:val="2A286388"/>
    <w:rsid w:val="2D033E75"/>
    <w:rsid w:val="33B3E38A"/>
    <w:rsid w:val="3694A875"/>
    <w:rsid w:val="381FD504"/>
    <w:rsid w:val="383B7F51"/>
    <w:rsid w:val="38B7A109"/>
    <w:rsid w:val="39FB251E"/>
    <w:rsid w:val="3AEE9745"/>
    <w:rsid w:val="3D1A4A6B"/>
    <w:rsid w:val="3E06FC51"/>
    <w:rsid w:val="3EA078DE"/>
    <w:rsid w:val="3EDA2DB8"/>
    <w:rsid w:val="3F49A006"/>
    <w:rsid w:val="409F5880"/>
    <w:rsid w:val="40CD7B01"/>
    <w:rsid w:val="41447EED"/>
    <w:rsid w:val="41894CB3"/>
    <w:rsid w:val="41FB2891"/>
    <w:rsid w:val="474522E2"/>
    <w:rsid w:val="485AF4F2"/>
    <w:rsid w:val="4ABDAAB5"/>
    <w:rsid w:val="4B1D38AB"/>
    <w:rsid w:val="4C3AFFAF"/>
    <w:rsid w:val="4D3AED07"/>
    <w:rsid w:val="4D4D6610"/>
    <w:rsid w:val="4D92F19A"/>
    <w:rsid w:val="547AF021"/>
    <w:rsid w:val="54BB4212"/>
    <w:rsid w:val="58B0AC6E"/>
    <w:rsid w:val="5A4164BB"/>
    <w:rsid w:val="5BED0019"/>
    <w:rsid w:val="5CA24737"/>
    <w:rsid w:val="5FA9EBD0"/>
    <w:rsid w:val="64158FF2"/>
    <w:rsid w:val="654C8187"/>
    <w:rsid w:val="658809B1"/>
    <w:rsid w:val="682BA43E"/>
    <w:rsid w:val="68C4C94A"/>
    <w:rsid w:val="697DDECC"/>
    <w:rsid w:val="6C95E512"/>
    <w:rsid w:val="6DE083A5"/>
    <w:rsid w:val="6E609F0F"/>
    <w:rsid w:val="716DAAE9"/>
    <w:rsid w:val="736F11B1"/>
    <w:rsid w:val="74DDBA7C"/>
    <w:rsid w:val="75C72C89"/>
    <w:rsid w:val="7ADF10F1"/>
    <w:rsid w:val="7AF7A7DA"/>
    <w:rsid w:val="7E205F36"/>
    <w:rsid w:val="7E602C99"/>
    <w:rsid w:val="7F9B5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DA0B4"/>
  <w15:chartTrackingRefBased/>
  <w15:docId w15:val="{32CE40EB-4BD6-4BE7-BBEF-D8BEA0B9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F61"/>
  </w:style>
  <w:style w:type="paragraph" w:styleId="Heading1">
    <w:name w:val="heading 1"/>
    <w:basedOn w:val="Normal"/>
    <w:next w:val="Normal"/>
    <w:link w:val="Heading1Char"/>
    <w:uiPriority w:val="9"/>
    <w:qFormat/>
    <w:rsid w:val="00D14C9F"/>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C9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14C9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14C9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14C9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14C9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14C9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14C9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14C9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C9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14C9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14C9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14C9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14C9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14C9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14C9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14C9F"/>
    <w:rPr>
      <w:b/>
      <w:bCs/>
      <w:i/>
      <w:iCs/>
    </w:rPr>
  </w:style>
  <w:style w:type="paragraph" w:styleId="Title">
    <w:name w:val="Title"/>
    <w:basedOn w:val="Normal"/>
    <w:next w:val="Normal"/>
    <w:link w:val="TitleChar"/>
    <w:uiPriority w:val="10"/>
    <w:qFormat/>
    <w:rsid w:val="00D14C9F"/>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14C9F"/>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14C9F"/>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14C9F"/>
    <w:rPr>
      <w:color w:val="0E2841" w:themeColor="text2"/>
      <w:sz w:val="28"/>
      <w:szCs w:val="28"/>
    </w:rPr>
  </w:style>
  <w:style w:type="paragraph" w:styleId="Quote">
    <w:name w:val="Quote"/>
    <w:basedOn w:val="Normal"/>
    <w:next w:val="Normal"/>
    <w:link w:val="QuoteChar"/>
    <w:uiPriority w:val="29"/>
    <w:qFormat/>
    <w:rsid w:val="00D14C9F"/>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14C9F"/>
    <w:rPr>
      <w:i/>
      <w:iCs/>
      <w:color w:val="124F1A" w:themeColor="accent3" w:themeShade="BF"/>
      <w:sz w:val="24"/>
      <w:szCs w:val="24"/>
    </w:rPr>
  </w:style>
  <w:style w:type="paragraph" w:styleId="ListParagraph">
    <w:name w:val="List Paragraph"/>
    <w:basedOn w:val="Normal"/>
    <w:uiPriority w:val="34"/>
    <w:qFormat/>
    <w:rsid w:val="00EB3BED"/>
    <w:pPr>
      <w:ind w:left="720"/>
      <w:contextualSpacing/>
    </w:pPr>
  </w:style>
  <w:style w:type="character" w:styleId="IntenseEmphasis">
    <w:name w:val="Intense Emphasis"/>
    <w:basedOn w:val="DefaultParagraphFont"/>
    <w:uiPriority w:val="21"/>
    <w:qFormat/>
    <w:rsid w:val="00D14C9F"/>
    <w:rPr>
      <w:b/>
      <w:bCs/>
      <w:i/>
      <w:iCs/>
      <w:color w:val="auto"/>
    </w:rPr>
  </w:style>
  <w:style w:type="paragraph" w:styleId="IntenseQuote">
    <w:name w:val="Intense Quote"/>
    <w:basedOn w:val="Normal"/>
    <w:next w:val="Normal"/>
    <w:link w:val="IntenseQuoteChar"/>
    <w:uiPriority w:val="30"/>
    <w:qFormat/>
    <w:rsid w:val="00D14C9F"/>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14C9F"/>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14C9F"/>
    <w:rPr>
      <w:b/>
      <w:bCs/>
      <w:caps w:val="0"/>
      <w:smallCaps/>
      <w:color w:val="auto"/>
      <w:spacing w:val="0"/>
      <w:u w:val="single"/>
    </w:rPr>
  </w:style>
  <w:style w:type="paragraph" w:styleId="Header">
    <w:name w:val="header"/>
    <w:basedOn w:val="Normal"/>
    <w:link w:val="HeaderChar"/>
    <w:uiPriority w:val="99"/>
    <w:unhideWhenUsed/>
    <w:rsid w:val="00560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439"/>
  </w:style>
  <w:style w:type="paragraph" w:styleId="Footer">
    <w:name w:val="footer"/>
    <w:basedOn w:val="Normal"/>
    <w:link w:val="FooterChar"/>
    <w:uiPriority w:val="99"/>
    <w:unhideWhenUsed/>
    <w:rsid w:val="0056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439"/>
  </w:style>
  <w:style w:type="paragraph" w:styleId="Caption">
    <w:name w:val="caption"/>
    <w:basedOn w:val="Normal"/>
    <w:next w:val="Normal"/>
    <w:uiPriority w:val="35"/>
    <w:unhideWhenUsed/>
    <w:qFormat/>
    <w:rsid w:val="00D14C9F"/>
    <w:pPr>
      <w:spacing w:line="240" w:lineRule="auto"/>
    </w:pPr>
    <w:rPr>
      <w:b/>
      <w:bCs/>
      <w:color w:val="404040" w:themeColor="text1" w:themeTint="BF"/>
      <w:sz w:val="16"/>
      <w:szCs w:val="16"/>
    </w:rPr>
  </w:style>
  <w:style w:type="character" w:styleId="Strong">
    <w:name w:val="Strong"/>
    <w:basedOn w:val="DefaultParagraphFont"/>
    <w:uiPriority w:val="22"/>
    <w:qFormat/>
    <w:rsid w:val="00D14C9F"/>
    <w:rPr>
      <w:b/>
      <w:bCs/>
    </w:rPr>
  </w:style>
  <w:style w:type="character" w:styleId="Emphasis">
    <w:name w:val="Emphasis"/>
    <w:basedOn w:val="DefaultParagraphFont"/>
    <w:uiPriority w:val="20"/>
    <w:qFormat/>
    <w:rsid w:val="00D14C9F"/>
    <w:rPr>
      <w:i/>
      <w:iCs/>
      <w:color w:val="000000" w:themeColor="text1"/>
    </w:rPr>
  </w:style>
  <w:style w:type="paragraph" w:styleId="NoSpacing">
    <w:name w:val="No Spacing"/>
    <w:link w:val="NoSpacingChar"/>
    <w:uiPriority w:val="1"/>
    <w:qFormat/>
    <w:rsid w:val="00D14C9F"/>
    <w:pPr>
      <w:spacing w:after="0" w:line="240" w:lineRule="auto"/>
    </w:pPr>
  </w:style>
  <w:style w:type="character" w:styleId="SubtleEmphasis">
    <w:name w:val="Subtle Emphasis"/>
    <w:basedOn w:val="DefaultParagraphFont"/>
    <w:uiPriority w:val="19"/>
    <w:qFormat/>
    <w:rsid w:val="00D14C9F"/>
    <w:rPr>
      <w:i/>
      <w:iCs/>
      <w:color w:val="595959" w:themeColor="text1" w:themeTint="A6"/>
    </w:rPr>
  </w:style>
  <w:style w:type="character" w:styleId="SubtleReference">
    <w:name w:val="Subtle Reference"/>
    <w:basedOn w:val="DefaultParagraphFont"/>
    <w:uiPriority w:val="31"/>
    <w:qFormat/>
    <w:rsid w:val="00D14C9F"/>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14C9F"/>
    <w:rPr>
      <w:b/>
      <w:bCs/>
      <w:caps w:val="0"/>
      <w:smallCaps/>
      <w:spacing w:val="0"/>
    </w:rPr>
  </w:style>
  <w:style w:type="paragraph" w:styleId="TOCHeading">
    <w:name w:val="TOC Heading"/>
    <w:basedOn w:val="Heading1"/>
    <w:next w:val="Normal"/>
    <w:uiPriority w:val="39"/>
    <w:unhideWhenUsed/>
    <w:qFormat/>
    <w:rsid w:val="00D14C9F"/>
    <w:pPr>
      <w:outlineLvl w:val="9"/>
    </w:pPr>
  </w:style>
  <w:style w:type="character" w:customStyle="1" w:styleId="NoSpacingChar">
    <w:name w:val="No Spacing Char"/>
    <w:basedOn w:val="DefaultParagraphFont"/>
    <w:link w:val="NoSpacing"/>
    <w:uiPriority w:val="1"/>
    <w:rsid w:val="001765BF"/>
  </w:style>
  <w:style w:type="paragraph" w:styleId="TOC1">
    <w:name w:val="toc 1"/>
    <w:basedOn w:val="Normal"/>
    <w:next w:val="Normal"/>
    <w:autoRedefine/>
    <w:uiPriority w:val="39"/>
    <w:unhideWhenUsed/>
    <w:rsid w:val="00227BB0"/>
    <w:pPr>
      <w:spacing w:after="100"/>
    </w:pPr>
  </w:style>
  <w:style w:type="character" w:styleId="Hyperlink">
    <w:name w:val="Hyperlink"/>
    <w:basedOn w:val="DefaultParagraphFont"/>
    <w:uiPriority w:val="99"/>
    <w:unhideWhenUsed/>
    <w:rsid w:val="00227BB0"/>
    <w:rPr>
      <w:color w:val="467886" w:themeColor="hyperlink"/>
      <w:u w:val="single"/>
    </w:rPr>
  </w:style>
  <w:style w:type="character" w:styleId="PlaceholderText">
    <w:name w:val="Placeholder Text"/>
    <w:basedOn w:val="DefaultParagraphFont"/>
    <w:uiPriority w:val="99"/>
    <w:semiHidden/>
    <w:rsid w:val="007C0251"/>
    <w:rPr>
      <w:color w:val="808080"/>
    </w:rPr>
  </w:style>
  <w:style w:type="character" w:styleId="UnresolvedMention">
    <w:name w:val="Unresolved Mention"/>
    <w:basedOn w:val="DefaultParagraphFont"/>
    <w:uiPriority w:val="99"/>
    <w:semiHidden/>
    <w:unhideWhenUsed/>
    <w:rsid w:val="00635D80"/>
    <w:rPr>
      <w:color w:val="605E5C"/>
      <w:shd w:val="clear" w:color="auto" w:fill="E1DFDD"/>
    </w:rPr>
  </w:style>
  <w:style w:type="paragraph" w:styleId="TOC2">
    <w:name w:val="toc 2"/>
    <w:basedOn w:val="Normal"/>
    <w:next w:val="Normal"/>
    <w:autoRedefine/>
    <w:uiPriority w:val="39"/>
    <w:unhideWhenUsed/>
    <w:rsid w:val="00336AA8"/>
    <w:pPr>
      <w:spacing w:after="100"/>
      <w:ind w:left="210"/>
    </w:pPr>
  </w:style>
  <w:style w:type="character" w:styleId="FollowedHyperlink">
    <w:name w:val="FollowedHyperlink"/>
    <w:basedOn w:val="DefaultParagraphFont"/>
    <w:uiPriority w:val="99"/>
    <w:semiHidden/>
    <w:unhideWhenUsed/>
    <w:rsid w:val="00960871"/>
    <w:rPr>
      <w:color w:val="96607D" w:themeColor="followedHyperlink"/>
      <w:u w:val="single"/>
    </w:rPr>
  </w:style>
  <w:style w:type="table" w:styleId="TableGrid">
    <w:name w:val="Table Grid"/>
    <w:basedOn w:val="TableNormal"/>
    <w:uiPriority w:val="39"/>
    <w:rsid w:val="00271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57F4F"/>
    <w:pPr>
      <w:spacing w:after="100"/>
      <w:ind w:left="420"/>
    </w:pPr>
  </w:style>
  <w:style w:type="character" w:customStyle="1" w:styleId="fontstyle01">
    <w:name w:val="fontstyle01"/>
    <w:basedOn w:val="DefaultParagraphFont"/>
    <w:rsid w:val="00302369"/>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302369"/>
    <w:rPr>
      <w:rFonts w:ascii="SymbolMT" w:hAnsi="SymbolMT" w:hint="default"/>
      <w:b w:val="0"/>
      <w:bCs w:val="0"/>
      <w:i w:val="0"/>
      <w:iCs w:val="0"/>
      <w:color w:val="000000"/>
      <w:sz w:val="20"/>
      <w:szCs w:val="20"/>
    </w:rPr>
  </w:style>
  <w:style w:type="character" w:customStyle="1" w:styleId="fontstyle31">
    <w:name w:val="fontstyle31"/>
    <w:basedOn w:val="DefaultParagraphFont"/>
    <w:rsid w:val="00302369"/>
    <w:rPr>
      <w:rFonts w:ascii="TimesNewRomanPSMT" w:hAnsi="TimesNewRomanPSMT" w:hint="default"/>
      <w:b w:val="0"/>
      <w:bCs w:val="0"/>
      <w:i w:val="0"/>
      <w:iCs w:val="0"/>
      <w:color w:val="000000"/>
      <w:sz w:val="24"/>
      <w:szCs w:val="24"/>
    </w:rPr>
  </w:style>
  <w:style w:type="paragraph" w:styleId="Revision">
    <w:name w:val="Revision"/>
    <w:hidden/>
    <w:uiPriority w:val="99"/>
    <w:semiHidden/>
    <w:rsid w:val="001D2213"/>
    <w:pPr>
      <w:spacing w:after="0" w:line="240" w:lineRule="auto"/>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199">
      <w:bodyDiv w:val="1"/>
      <w:marLeft w:val="0"/>
      <w:marRight w:val="0"/>
      <w:marTop w:val="0"/>
      <w:marBottom w:val="0"/>
      <w:divBdr>
        <w:top w:val="none" w:sz="0" w:space="0" w:color="auto"/>
        <w:left w:val="none" w:sz="0" w:space="0" w:color="auto"/>
        <w:bottom w:val="none" w:sz="0" w:space="0" w:color="auto"/>
        <w:right w:val="none" w:sz="0" w:space="0" w:color="auto"/>
      </w:divBdr>
      <w:divsChild>
        <w:div w:id="563956548">
          <w:marLeft w:val="0"/>
          <w:marRight w:val="0"/>
          <w:marTop w:val="0"/>
          <w:marBottom w:val="0"/>
          <w:divBdr>
            <w:top w:val="none" w:sz="0" w:space="0" w:color="auto"/>
            <w:left w:val="none" w:sz="0" w:space="0" w:color="auto"/>
            <w:bottom w:val="none" w:sz="0" w:space="0" w:color="auto"/>
            <w:right w:val="none" w:sz="0" w:space="0" w:color="auto"/>
          </w:divBdr>
          <w:divsChild>
            <w:div w:id="1660620710">
              <w:marLeft w:val="0"/>
              <w:marRight w:val="0"/>
              <w:marTop w:val="0"/>
              <w:marBottom w:val="0"/>
              <w:divBdr>
                <w:top w:val="none" w:sz="0" w:space="0" w:color="auto"/>
                <w:left w:val="none" w:sz="0" w:space="0" w:color="auto"/>
                <w:bottom w:val="none" w:sz="0" w:space="0" w:color="auto"/>
                <w:right w:val="none" w:sz="0" w:space="0" w:color="auto"/>
              </w:divBdr>
            </w:div>
            <w:div w:id="1922791145">
              <w:marLeft w:val="0"/>
              <w:marRight w:val="0"/>
              <w:marTop w:val="0"/>
              <w:marBottom w:val="0"/>
              <w:divBdr>
                <w:top w:val="none" w:sz="0" w:space="0" w:color="auto"/>
                <w:left w:val="none" w:sz="0" w:space="0" w:color="auto"/>
                <w:bottom w:val="none" w:sz="0" w:space="0" w:color="auto"/>
                <w:right w:val="none" w:sz="0" w:space="0" w:color="auto"/>
              </w:divBdr>
            </w:div>
            <w:div w:id="1981881371">
              <w:marLeft w:val="0"/>
              <w:marRight w:val="0"/>
              <w:marTop w:val="0"/>
              <w:marBottom w:val="0"/>
              <w:divBdr>
                <w:top w:val="none" w:sz="0" w:space="0" w:color="auto"/>
                <w:left w:val="none" w:sz="0" w:space="0" w:color="auto"/>
                <w:bottom w:val="none" w:sz="0" w:space="0" w:color="auto"/>
                <w:right w:val="none" w:sz="0" w:space="0" w:color="auto"/>
              </w:divBdr>
            </w:div>
            <w:div w:id="1025713122">
              <w:marLeft w:val="0"/>
              <w:marRight w:val="0"/>
              <w:marTop w:val="0"/>
              <w:marBottom w:val="0"/>
              <w:divBdr>
                <w:top w:val="none" w:sz="0" w:space="0" w:color="auto"/>
                <w:left w:val="none" w:sz="0" w:space="0" w:color="auto"/>
                <w:bottom w:val="none" w:sz="0" w:space="0" w:color="auto"/>
                <w:right w:val="none" w:sz="0" w:space="0" w:color="auto"/>
              </w:divBdr>
            </w:div>
            <w:div w:id="410734029">
              <w:marLeft w:val="0"/>
              <w:marRight w:val="0"/>
              <w:marTop w:val="0"/>
              <w:marBottom w:val="0"/>
              <w:divBdr>
                <w:top w:val="none" w:sz="0" w:space="0" w:color="auto"/>
                <w:left w:val="none" w:sz="0" w:space="0" w:color="auto"/>
                <w:bottom w:val="none" w:sz="0" w:space="0" w:color="auto"/>
                <w:right w:val="none" w:sz="0" w:space="0" w:color="auto"/>
              </w:divBdr>
            </w:div>
            <w:div w:id="1510094787">
              <w:marLeft w:val="0"/>
              <w:marRight w:val="0"/>
              <w:marTop w:val="0"/>
              <w:marBottom w:val="0"/>
              <w:divBdr>
                <w:top w:val="none" w:sz="0" w:space="0" w:color="auto"/>
                <w:left w:val="none" w:sz="0" w:space="0" w:color="auto"/>
                <w:bottom w:val="none" w:sz="0" w:space="0" w:color="auto"/>
                <w:right w:val="none" w:sz="0" w:space="0" w:color="auto"/>
              </w:divBdr>
            </w:div>
            <w:div w:id="1084180315">
              <w:marLeft w:val="0"/>
              <w:marRight w:val="0"/>
              <w:marTop w:val="0"/>
              <w:marBottom w:val="0"/>
              <w:divBdr>
                <w:top w:val="none" w:sz="0" w:space="0" w:color="auto"/>
                <w:left w:val="none" w:sz="0" w:space="0" w:color="auto"/>
                <w:bottom w:val="none" w:sz="0" w:space="0" w:color="auto"/>
                <w:right w:val="none" w:sz="0" w:space="0" w:color="auto"/>
              </w:divBdr>
            </w:div>
            <w:div w:id="36705462">
              <w:marLeft w:val="0"/>
              <w:marRight w:val="0"/>
              <w:marTop w:val="0"/>
              <w:marBottom w:val="0"/>
              <w:divBdr>
                <w:top w:val="none" w:sz="0" w:space="0" w:color="auto"/>
                <w:left w:val="none" w:sz="0" w:space="0" w:color="auto"/>
                <w:bottom w:val="none" w:sz="0" w:space="0" w:color="auto"/>
                <w:right w:val="none" w:sz="0" w:space="0" w:color="auto"/>
              </w:divBdr>
            </w:div>
            <w:div w:id="261037320">
              <w:marLeft w:val="0"/>
              <w:marRight w:val="0"/>
              <w:marTop w:val="0"/>
              <w:marBottom w:val="0"/>
              <w:divBdr>
                <w:top w:val="none" w:sz="0" w:space="0" w:color="auto"/>
                <w:left w:val="none" w:sz="0" w:space="0" w:color="auto"/>
                <w:bottom w:val="none" w:sz="0" w:space="0" w:color="auto"/>
                <w:right w:val="none" w:sz="0" w:space="0" w:color="auto"/>
              </w:divBdr>
            </w:div>
            <w:div w:id="1569997728">
              <w:marLeft w:val="0"/>
              <w:marRight w:val="0"/>
              <w:marTop w:val="0"/>
              <w:marBottom w:val="0"/>
              <w:divBdr>
                <w:top w:val="none" w:sz="0" w:space="0" w:color="auto"/>
                <w:left w:val="none" w:sz="0" w:space="0" w:color="auto"/>
                <w:bottom w:val="none" w:sz="0" w:space="0" w:color="auto"/>
                <w:right w:val="none" w:sz="0" w:space="0" w:color="auto"/>
              </w:divBdr>
            </w:div>
            <w:div w:id="20946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312">
      <w:bodyDiv w:val="1"/>
      <w:marLeft w:val="0"/>
      <w:marRight w:val="0"/>
      <w:marTop w:val="0"/>
      <w:marBottom w:val="0"/>
      <w:divBdr>
        <w:top w:val="none" w:sz="0" w:space="0" w:color="auto"/>
        <w:left w:val="none" w:sz="0" w:space="0" w:color="auto"/>
        <w:bottom w:val="none" w:sz="0" w:space="0" w:color="auto"/>
        <w:right w:val="none" w:sz="0" w:space="0" w:color="auto"/>
      </w:divBdr>
      <w:divsChild>
        <w:div w:id="824052446">
          <w:marLeft w:val="0"/>
          <w:marRight w:val="0"/>
          <w:marTop w:val="0"/>
          <w:marBottom w:val="0"/>
          <w:divBdr>
            <w:top w:val="none" w:sz="0" w:space="0" w:color="auto"/>
            <w:left w:val="none" w:sz="0" w:space="0" w:color="auto"/>
            <w:bottom w:val="none" w:sz="0" w:space="0" w:color="auto"/>
            <w:right w:val="none" w:sz="0" w:space="0" w:color="auto"/>
          </w:divBdr>
          <w:divsChild>
            <w:div w:id="435633839">
              <w:marLeft w:val="0"/>
              <w:marRight w:val="0"/>
              <w:marTop w:val="0"/>
              <w:marBottom w:val="0"/>
              <w:divBdr>
                <w:top w:val="none" w:sz="0" w:space="0" w:color="auto"/>
                <w:left w:val="none" w:sz="0" w:space="0" w:color="auto"/>
                <w:bottom w:val="none" w:sz="0" w:space="0" w:color="auto"/>
                <w:right w:val="none" w:sz="0" w:space="0" w:color="auto"/>
              </w:divBdr>
            </w:div>
            <w:div w:id="1741714784">
              <w:marLeft w:val="0"/>
              <w:marRight w:val="0"/>
              <w:marTop w:val="0"/>
              <w:marBottom w:val="0"/>
              <w:divBdr>
                <w:top w:val="none" w:sz="0" w:space="0" w:color="auto"/>
                <w:left w:val="none" w:sz="0" w:space="0" w:color="auto"/>
                <w:bottom w:val="none" w:sz="0" w:space="0" w:color="auto"/>
                <w:right w:val="none" w:sz="0" w:space="0" w:color="auto"/>
              </w:divBdr>
            </w:div>
            <w:div w:id="129397001">
              <w:marLeft w:val="0"/>
              <w:marRight w:val="0"/>
              <w:marTop w:val="0"/>
              <w:marBottom w:val="0"/>
              <w:divBdr>
                <w:top w:val="none" w:sz="0" w:space="0" w:color="auto"/>
                <w:left w:val="none" w:sz="0" w:space="0" w:color="auto"/>
                <w:bottom w:val="none" w:sz="0" w:space="0" w:color="auto"/>
                <w:right w:val="none" w:sz="0" w:space="0" w:color="auto"/>
              </w:divBdr>
            </w:div>
            <w:div w:id="25642697">
              <w:marLeft w:val="0"/>
              <w:marRight w:val="0"/>
              <w:marTop w:val="0"/>
              <w:marBottom w:val="0"/>
              <w:divBdr>
                <w:top w:val="none" w:sz="0" w:space="0" w:color="auto"/>
                <w:left w:val="none" w:sz="0" w:space="0" w:color="auto"/>
                <w:bottom w:val="none" w:sz="0" w:space="0" w:color="auto"/>
                <w:right w:val="none" w:sz="0" w:space="0" w:color="auto"/>
              </w:divBdr>
            </w:div>
            <w:div w:id="913397516">
              <w:marLeft w:val="0"/>
              <w:marRight w:val="0"/>
              <w:marTop w:val="0"/>
              <w:marBottom w:val="0"/>
              <w:divBdr>
                <w:top w:val="none" w:sz="0" w:space="0" w:color="auto"/>
                <w:left w:val="none" w:sz="0" w:space="0" w:color="auto"/>
                <w:bottom w:val="none" w:sz="0" w:space="0" w:color="auto"/>
                <w:right w:val="none" w:sz="0" w:space="0" w:color="auto"/>
              </w:divBdr>
            </w:div>
            <w:div w:id="190848125">
              <w:marLeft w:val="0"/>
              <w:marRight w:val="0"/>
              <w:marTop w:val="0"/>
              <w:marBottom w:val="0"/>
              <w:divBdr>
                <w:top w:val="none" w:sz="0" w:space="0" w:color="auto"/>
                <w:left w:val="none" w:sz="0" w:space="0" w:color="auto"/>
                <w:bottom w:val="none" w:sz="0" w:space="0" w:color="auto"/>
                <w:right w:val="none" w:sz="0" w:space="0" w:color="auto"/>
              </w:divBdr>
            </w:div>
            <w:div w:id="2049449521">
              <w:marLeft w:val="0"/>
              <w:marRight w:val="0"/>
              <w:marTop w:val="0"/>
              <w:marBottom w:val="0"/>
              <w:divBdr>
                <w:top w:val="none" w:sz="0" w:space="0" w:color="auto"/>
                <w:left w:val="none" w:sz="0" w:space="0" w:color="auto"/>
                <w:bottom w:val="none" w:sz="0" w:space="0" w:color="auto"/>
                <w:right w:val="none" w:sz="0" w:space="0" w:color="auto"/>
              </w:divBdr>
            </w:div>
            <w:div w:id="1041440336">
              <w:marLeft w:val="0"/>
              <w:marRight w:val="0"/>
              <w:marTop w:val="0"/>
              <w:marBottom w:val="0"/>
              <w:divBdr>
                <w:top w:val="none" w:sz="0" w:space="0" w:color="auto"/>
                <w:left w:val="none" w:sz="0" w:space="0" w:color="auto"/>
                <w:bottom w:val="none" w:sz="0" w:space="0" w:color="auto"/>
                <w:right w:val="none" w:sz="0" w:space="0" w:color="auto"/>
              </w:divBdr>
            </w:div>
            <w:div w:id="1906600700">
              <w:marLeft w:val="0"/>
              <w:marRight w:val="0"/>
              <w:marTop w:val="0"/>
              <w:marBottom w:val="0"/>
              <w:divBdr>
                <w:top w:val="none" w:sz="0" w:space="0" w:color="auto"/>
                <w:left w:val="none" w:sz="0" w:space="0" w:color="auto"/>
                <w:bottom w:val="none" w:sz="0" w:space="0" w:color="auto"/>
                <w:right w:val="none" w:sz="0" w:space="0" w:color="auto"/>
              </w:divBdr>
            </w:div>
            <w:div w:id="1836411228">
              <w:marLeft w:val="0"/>
              <w:marRight w:val="0"/>
              <w:marTop w:val="0"/>
              <w:marBottom w:val="0"/>
              <w:divBdr>
                <w:top w:val="none" w:sz="0" w:space="0" w:color="auto"/>
                <w:left w:val="none" w:sz="0" w:space="0" w:color="auto"/>
                <w:bottom w:val="none" w:sz="0" w:space="0" w:color="auto"/>
                <w:right w:val="none" w:sz="0" w:space="0" w:color="auto"/>
              </w:divBdr>
            </w:div>
            <w:div w:id="236668418">
              <w:marLeft w:val="0"/>
              <w:marRight w:val="0"/>
              <w:marTop w:val="0"/>
              <w:marBottom w:val="0"/>
              <w:divBdr>
                <w:top w:val="none" w:sz="0" w:space="0" w:color="auto"/>
                <w:left w:val="none" w:sz="0" w:space="0" w:color="auto"/>
                <w:bottom w:val="none" w:sz="0" w:space="0" w:color="auto"/>
                <w:right w:val="none" w:sz="0" w:space="0" w:color="auto"/>
              </w:divBdr>
            </w:div>
            <w:div w:id="12272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418">
      <w:bodyDiv w:val="1"/>
      <w:marLeft w:val="0"/>
      <w:marRight w:val="0"/>
      <w:marTop w:val="0"/>
      <w:marBottom w:val="0"/>
      <w:divBdr>
        <w:top w:val="none" w:sz="0" w:space="0" w:color="auto"/>
        <w:left w:val="none" w:sz="0" w:space="0" w:color="auto"/>
        <w:bottom w:val="none" w:sz="0" w:space="0" w:color="auto"/>
        <w:right w:val="none" w:sz="0" w:space="0" w:color="auto"/>
      </w:divBdr>
      <w:divsChild>
        <w:div w:id="1457917866">
          <w:marLeft w:val="0"/>
          <w:marRight w:val="0"/>
          <w:marTop w:val="0"/>
          <w:marBottom w:val="0"/>
          <w:divBdr>
            <w:top w:val="none" w:sz="0" w:space="0" w:color="auto"/>
            <w:left w:val="none" w:sz="0" w:space="0" w:color="auto"/>
            <w:bottom w:val="none" w:sz="0" w:space="0" w:color="auto"/>
            <w:right w:val="none" w:sz="0" w:space="0" w:color="auto"/>
          </w:divBdr>
          <w:divsChild>
            <w:div w:id="868495199">
              <w:marLeft w:val="0"/>
              <w:marRight w:val="0"/>
              <w:marTop w:val="0"/>
              <w:marBottom w:val="0"/>
              <w:divBdr>
                <w:top w:val="none" w:sz="0" w:space="0" w:color="auto"/>
                <w:left w:val="none" w:sz="0" w:space="0" w:color="auto"/>
                <w:bottom w:val="none" w:sz="0" w:space="0" w:color="auto"/>
                <w:right w:val="none" w:sz="0" w:space="0" w:color="auto"/>
              </w:divBdr>
            </w:div>
            <w:div w:id="1437941827">
              <w:marLeft w:val="0"/>
              <w:marRight w:val="0"/>
              <w:marTop w:val="0"/>
              <w:marBottom w:val="0"/>
              <w:divBdr>
                <w:top w:val="none" w:sz="0" w:space="0" w:color="auto"/>
                <w:left w:val="none" w:sz="0" w:space="0" w:color="auto"/>
                <w:bottom w:val="none" w:sz="0" w:space="0" w:color="auto"/>
                <w:right w:val="none" w:sz="0" w:space="0" w:color="auto"/>
              </w:divBdr>
            </w:div>
            <w:div w:id="18210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975">
      <w:bodyDiv w:val="1"/>
      <w:marLeft w:val="0"/>
      <w:marRight w:val="0"/>
      <w:marTop w:val="0"/>
      <w:marBottom w:val="0"/>
      <w:divBdr>
        <w:top w:val="none" w:sz="0" w:space="0" w:color="auto"/>
        <w:left w:val="none" w:sz="0" w:space="0" w:color="auto"/>
        <w:bottom w:val="none" w:sz="0" w:space="0" w:color="auto"/>
        <w:right w:val="none" w:sz="0" w:space="0" w:color="auto"/>
      </w:divBdr>
      <w:divsChild>
        <w:div w:id="1333530178">
          <w:marLeft w:val="0"/>
          <w:marRight w:val="0"/>
          <w:marTop w:val="0"/>
          <w:marBottom w:val="0"/>
          <w:divBdr>
            <w:top w:val="none" w:sz="0" w:space="0" w:color="auto"/>
            <w:left w:val="none" w:sz="0" w:space="0" w:color="auto"/>
            <w:bottom w:val="none" w:sz="0" w:space="0" w:color="auto"/>
            <w:right w:val="none" w:sz="0" w:space="0" w:color="auto"/>
          </w:divBdr>
          <w:divsChild>
            <w:div w:id="1417046445">
              <w:marLeft w:val="0"/>
              <w:marRight w:val="0"/>
              <w:marTop w:val="0"/>
              <w:marBottom w:val="0"/>
              <w:divBdr>
                <w:top w:val="none" w:sz="0" w:space="0" w:color="auto"/>
                <w:left w:val="none" w:sz="0" w:space="0" w:color="auto"/>
                <w:bottom w:val="none" w:sz="0" w:space="0" w:color="auto"/>
                <w:right w:val="none" w:sz="0" w:space="0" w:color="auto"/>
              </w:divBdr>
            </w:div>
            <w:div w:id="744109045">
              <w:marLeft w:val="0"/>
              <w:marRight w:val="0"/>
              <w:marTop w:val="0"/>
              <w:marBottom w:val="0"/>
              <w:divBdr>
                <w:top w:val="none" w:sz="0" w:space="0" w:color="auto"/>
                <w:left w:val="none" w:sz="0" w:space="0" w:color="auto"/>
                <w:bottom w:val="none" w:sz="0" w:space="0" w:color="auto"/>
                <w:right w:val="none" w:sz="0" w:space="0" w:color="auto"/>
              </w:divBdr>
            </w:div>
            <w:div w:id="1528174139">
              <w:marLeft w:val="0"/>
              <w:marRight w:val="0"/>
              <w:marTop w:val="0"/>
              <w:marBottom w:val="0"/>
              <w:divBdr>
                <w:top w:val="none" w:sz="0" w:space="0" w:color="auto"/>
                <w:left w:val="none" w:sz="0" w:space="0" w:color="auto"/>
                <w:bottom w:val="none" w:sz="0" w:space="0" w:color="auto"/>
                <w:right w:val="none" w:sz="0" w:space="0" w:color="auto"/>
              </w:divBdr>
            </w:div>
            <w:div w:id="1660041238">
              <w:marLeft w:val="0"/>
              <w:marRight w:val="0"/>
              <w:marTop w:val="0"/>
              <w:marBottom w:val="0"/>
              <w:divBdr>
                <w:top w:val="none" w:sz="0" w:space="0" w:color="auto"/>
                <w:left w:val="none" w:sz="0" w:space="0" w:color="auto"/>
                <w:bottom w:val="none" w:sz="0" w:space="0" w:color="auto"/>
                <w:right w:val="none" w:sz="0" w:space="0" w:color="auto"/>
              </w:divBdr>
            </w:div>
            <w:div w:id="943612277">
              <w:marLeft w:val="0"/>
              <w:marRight w:val="0"/>
              <w:marTop w:val="0"/>
              <w:marBottom w:val="0"/>
              <w:divBdr>
                <w:top w:val="none" w:sz="0" w:space="0" w:color="auto"/>
                <w:left w:val="none" w:sz="0" w:space="0" w:color="auto"/>
                <w:bottom w:val="none" w:sz="0" w:space="0" w:color="auto"/>
                <w:right w:val="none" w:sz="0" w:space="0" w:color="auto"/>
              </w:divBdr>
            </w:div>
            <w:div w:id="1913537246">
              <w:marLeft w:val="0"/>
              <w:marRight w:val="0"/>
              <w:marTop w:val="0"/>
              <w:marBottom w:val="0"/>
              <w:divBdr>
                <w:top w:val="none" w:sz="0" w:space="0" w:color="auto"/>
                <w:left w:val="none" w:sz="0" w:space="0" w:color="auto"/>
                <w:bottom w:val="none" w:sz="0" w:space="0" w:color="auto"/>
                <w:right w:val="none" w:sz="0" w:space="0" w:color="auto"/>
              </w:divBdr>
            </w:div>
            <w:div w:id="1344822948">
              <w:marLeft w:val="0"/>
              <w:marRight w:val="0"/>
              <w:marTop w:val="0"/>
              <w:marBottom w:val="0"/>
              <w:divBdr>
                <w:top w:val="none" w:sz="0" w:space="0" w:color="auto"/>
                <w:left w:val="none" w:sz="0" w:space="0" w:color="auto"/>
                <w:bottom w:val="none" w:sz="0" w:space="0" w:color="auto"/>
                <w:right w:val="none" w:sz="0" w:space="0" w:color="auto"/>
              </w:divBdr>
            </w:div>
            <w:div w:id="1311865852">
              <w:marLeft w:val="0"/>
              <w:marRight w:val="0"/>
              <w:marTop w:val="0"/>
              <w:marBottom w:val="0"/>
              <w:divBdr>
                <w:top w:val="none" w:sz="0" w:space="0" w:color="auto"/>
                <w:left w:val="none" w:sz="0" w:space="0" w:color="auto"/>
                <w:bottom w:val="none" w:sz="0" w:space="0" w:color="auto"/>
                <w:right w:val="none" w:sz="0" w:space="0" w:color="auto"/>
              </w:divBdr>
            </w:div>
            <w:div w:id="551578808">
              <w:marLeft w:val="0"/>
              <w:marRight w:val="0"/>
              <w:marTop w:val="0"/>
              <w:marBottom w:val="0"/>
              <w:divBdr>
                <w:top w:val="none" w:sz="0" w:space="0" w:color="auto"/>
                <w:left w:val="none" w:sz="0" w:space="0" w:color="auto"/>
                <w:bottom w:val="none" w:sz="0" w:space="0" w:color="auto"/>
                <w:right w:val="none" w:sz="0" w:space="0" w:color="auto"/>
              </w:divBdr>
            </w:div>
            <w:div w:id="1695108291">
              <w:marLeft w:val="0"/>
              <w:marRight w:val="0"/>
              <w:marTop w:val="0"/>
              <w:marBottom w:val="0"/>
              <w:divBdr>
                <w:top w:val="none" w:sz="0" w:space="0" w:color="auto"/>
                <w:left w:val="none" w:sz="0" w:space="0" w:color="auto"/>
                <w:bottom w:val="none" w:sz="0" w:space="0" w:color="auto"/>
                <w:right w:val="none" w:sz="0" w:space="0" w:color="auto"/>
              </w:divBdr>
            </w:div>
            <w:div w:id="1621109718">
              <w:marLeft w:val="0"/>
              <w:marRight w:val="0"/>
              <w:marTop w:val="0"/>
              <w:marBottom w:val="0"/>
              <w:divBdr>
                <w:top w:val="none" w:sz="0" w:space="0" w:color="auto"/>
                <w:left w:val="none" w:sz="0" w:space="0" w:color="auto"/>
                <w:bottom w:val="none" w:sz="0" w:space="0" w:color="auto"/>
                <w:right w:val="none" w:sz="0" w:space="0" w:color="auto"/>
              </w:divBdr>
            </w:div>
            <w:div w:id="929432244">
              <w:marLeft w:val="0"/>
              <w:marRight w:val="0"/>
              <w:marTop w:val="0"/>
              <w:marBottom w:val="0"/>
              <w:divBdr>
                <w:top w:val="none" w:sz="0" w:space="0" w:color="auto"/>
                <w:left w:val="none" w:sz="0" w:space="0" w:color="auto"/>
                <w:bottom w:val="none" w:sz="0" w:space="0" w:color="auto"/>
                <w:right w:val="none" w:sz="0" w:space="0" w:color="auto"/>
              </w:divBdr>
            </w:div>
            <w:div w:id="870607879">
              <w:marLeft w:val="0"/>
              <w:marRight w:val="0"/>
              <w:marTop w:val="0"/>
              <w:marBottom w:val="0"/>
              <w:divBdr>
                <w:top w:val="none" w:sz="0" w:space="0" w:color="auto"/>
                <w:left w:val="none" w:sz="0" w:space="0" w:color="auto"/>
                <w:bottom w:val="none" w:sz="0" w:space="0" w:color="auto"/>
                <w:right w:val="none" w:sz="0" w:space="0" w:color="auto"/>
              </w:divBdr>
            </w:div>
            <w:div w:id="1945383223">
              <w:marLeft w:val="0"/>
              <w:marRight w:val="0"/>
              <w:marTop w:val="0"/>
              <w:marBottom w:val="0"/>
              <w:divBdr>
                <w:top w:val="none" w:sz="0" w:space="0" w:color="auto"/>
                <w:left w:val="none" w:sz="0" w:space="0" w:color="auto"/>
                <w:bottom w:val="none" w:sz="0" w:space="0" w:color="auto"/>
                <w:right w:val="none" w:sz="0" w:space="0" w:color="auto"/>
              </w:divBdr>
            </w:div>
            <w:div w:id="851534204">
              <w:marLeft w:val="0"/>
              <w:marRight w:val="0"/>
              <w:marTop w:val="0"/>
              <w:marBottom w:val="0"/>
              <w:divBdr>
                <w:top w:val="none" w:sz="0" w:space="0" w:color="auto"/>
                <w:left w:val="none" w:sz="0" w:space="0" w:color="auto"/>
                <w:bottom w:val="none" w:sz="0" w:space="0" w:color="auto"/>
                <w:right w:val="none" w:sz="0" w:space="0" w:color="auto"/>
              </w:divBdr>
            </w:div>
            <w:div w:id="1748065597">
              <w:marLeft w:val="0"/>
              <w:marRight w:val="0"/>
              <w:marTop w:val="0"/>
              <w:marBottom w:val="0"/>
              <w:divBdr>
                <w:top w:val="none" w:sz="0" w:space="0" w:color="auto"/>
                <w:left w:val="none" w:sz="0" w:space="0" w:color="auto"/>
                <w:bottom w:val="none" w:sz="0" w:space="0" w:color="auto"/>
                <w:right w:val="none" w:sz="0" w:space="0" w:color="auto"/>
              </w:divBdr>
            </w:div>
            <w:div w:id="566231143">
              <w:marLeft w:val="0"/>
              <w:marRight w:val="0"/>
              <w:marTop w:val="0"/>
              <w:marBottom w:val="0"/>
              <w:divBdr>
                <w:top w:val="none" w:sz="0" w:space="0" w:color="auto"/>
                <w:left w:val="none" w:sz="0" w:space="0" w:color="auto"/>
                <w:bottom w:val="none" w:sz="0" w:space="0" w:color="auto"/>
                <w:right w:val="none" w:sz="0" w:space="0" w:color="auto"/>
              </w:divBdr>
            </w:div>
            <w:div w:id="174810990">
              <w:marLeft w:val="0"/>
              <w:marRight w:val="0"/>
              <w:marTop w:val="0"/>
              <w:marBottom w:val="0"/>
              <w:divBdr>
                <w:top w:val="none" w:sz="0" w:space="0" w:color="auto"/>
                <w:left w:val="none" w:sz="0" w:space="0" w:color="auto"/>
                <w:bottom w:val="none" w:sz="0" w:space="0" w:color="auto"/>
                <w:right w:val="none" w:sz="0" w:space="0" w:color="auto"/>
              </w:divBdr>
            </w:div>
            <w:div w:id="5442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8781">
      <w:bodyDiv w:val="1"/>
      <w:marLeft w:val="0"/>
      <w:marRight w:val="0"/>
      <w:marTop w:val="0"/>
      <w:marBottom w:val="0"/>
      <w:divBdr>
        <w:top w:val="none" w:sz="0" w:space="0" w:color="auto"/>
        <w:left w:val="none" w:sz="0" w:space="0" w:color="auto"/>
        <w:bottom w:val="none" w:sz="0" w:space="0" w:color="auto"/>
        <w:right w:val="none" w:sz="0" w:space="0" w:color="auto"/>
      </w:divBdr>
      <w:divsChild>
        <w:div w:id="1593587429">
          <w:marLeft w:val="0"/>
          <w:marRight w:val="0"/>
          <w:marTop w:val="0"/>
          <w:marBottom w:val="0"/>
          <w:divBdr>
            <w:top w:val="none" w:sz="0" w:space="0" w:color="auto"/>
            <w:left w:val="none" w:sz="0" w:space="0" w:color="auto"/>
            <w:bottom w:val="none" w:sz="0" w:space="0" w:color="auto"/>
            <w:right w:val="none" w:sz="0" w:space="0" w:color="auto"/>
          </w:divBdr>
          <w:divsChild>
            <w:div w:id="1428384140">
              <w:marLeft w:val="0"/>
              <w:marRight w:val="0"/>
              <w:marTop w:val="0"/>
              <w:marBottom w:val="0"/>
              <w:divBdr>
                <w:top w:val="none" w:sz="0" w:space="0" w:color="auto"/>
                <w:left w:val="none" w:sz="0" w:space="0" w:color="auto"/>
                <w:bottom w:val="none" w:sz="0" w:space="0" w:color="auto"/>
                <w:right w:val="none" w:sz="0" w:space="0" w:color="auto"/>
              </w:divBdr>
            </w:div>
            <w:div w:id="11595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12">
      <w:bodyDiv w:val="1"/>
      <w:marLeft w:val="0"/>
      <w:marRight w:val="0"/>
      <w:marTop w:val="0"/>
      <w:marBottom w:val="0"/>
      <w:divBdr>
        <w:top w:val="none" w:sz="0" w:space="0" w:color="auto"/>
        <w:left w:val="none" w:sz="0" w:space="0" w:color="auto"/>
        <w:bottom w:val="none" w:sz="0" w:space="0" w:color="auto"/>
        <w:right w:val="none" w:sz="0" w:space="0" w:color="auto"/>
      </w:divBdr>
      <w:divsChild>
        <w:div w:id="2083991372">
          <w:marLeft w:val="0"/>
          <w:marRight w:val="0"/>
          <w:marTop w:val="0"/>
          <w:marBottom w:val="0"/>
          <w:divBdr>
            <w:top w:val="none" w:sz="0" w:space="0" w:color="auto"/>
            <w:left w:val="none" w:sz="0" w:space="0" w:color="auto"/>
            <w:bottom w:val="none" w:sz="0" w:space="0" w:color="auto"/>
            <w:right w:val="none" w:sz="0" w:space="0" w:color="auto"/>
          </w:divBdr>
          <w:divsChild>
            <w:div w:id="1200048516">
              <w:marLeft w:val="0"/>
              <w:marRight w:val="0"/>
              <w:marTop w:val="0"/>
              <w:marBottom w:val="0"/>
              <w:divBdr>
                <w:top w:val="none" w:sz="0" w:space="0" w:color="auto"/>
                <w:left w:val="none" w:sz="0" w:space="0" w:color="auto"/>
                <w:bottom w:val="none" w:sz="0" w:space="0" w:color="auto"/>
                <w:right w:val="none" w:sz="0" w:space="0" w:color="auto"/>
              </w:divBdr>
            </w:div>
            <w:div w:id="1586646950">
              <w:marLeft w:val="0"/>
              <w:marRight w:val="0"/>
              <w:marTop w:val="0"/>
              <w:marBottom w:val="0"/>
              <w:divBdr>
                <w:top w:val="none" w:sz="0" w:space="0" w:color="auto"/>
                <w:left w:val="none" w:sz="0" w:space="0" w:color="auto"/>
                <w:bottom w:val="none" w:sz="0" w:space="0" w:color="auto"/>
                <w:right w:val="none" w:sz="0" w:space="0" w:color="auto"/>
              </w:divBdr>
            </w:div>
            <w:div w:id="917246209">
              <w:marLeft w:val="0"/>
              <w:marRight w:val="0"/>
              <w:marTop w:val="0"/>
              <w:marBottom w:val="0"/>
              <w:divBdr>
                <w:top w:val="none" w:sz="0" w:space="0" w:color="auto"/>
                <w:left w:val="none" w:sz="0" w:space="0" w:color="auto"/>
                <w:bottom w:val="none" w:sz="0" w:space="0" w:color="auto"/>
                <w:right w:val="none" w:sz="0" w:space="0" w:color="auto"/>
              </w:divBdr>
            </w:div>
            <w:div w:id="1406998088">
              <w:marLeft w:val="0"/>
              <w:marRight w:val="0"/>
              <w:marTop w:val="0"/>
              <w:marBottom w:val="0"/>
              <w:divBdr>
                <w:top w:val="none" w:sz="0" w:space="0" w:color="auto"/>
                <w:left w:val="none" w:sz="0" w:space="0" w:color="auto"/>
                <w:bottom w:val="none" w:sz="0" w:space="0" w:color="auto"/>
                <w:right w:val="none" w:sz="0" w:space="0" w:color="auto"/>
              </w:divBdr>
            </w:div>
            <w:div w:id="1439792325">
              <w:marLeft w:val="0"/>
              <w:marRight w:val="0"/>
              <w:marTop w:val="0"/>
              <w:marBottom w:val="0"/>
              <w:divBdr>
                <w:top w:val="none" w:sz="0" w:space="0" w:color="auto"/>
                <w:left w:val="none" w:sz="0" w:space="0" w:color="auto"/>
                <w:bottom w:val="none" w:sz="0" w:space="0" w:color="auto"/>
                <w:right w:val="none" w:sz="0" w:space="0" w:color="auto"/>
              </w:divBdr>
            </w:div>
            <w:div w:id="1291980570">
              <w:marLeft w:val="0"/>
              <w:marRight w:val="0"/>
              <w:marTop w:val="0"/>
              <w:marBottom w:val="0"/>
              <w:divBdr>
                <w:top w:val="none" w:sz="0" w:space="0" w:color="auto"/>
                <w:left w:val="none" w:sz="0" w:space="0" w:color="auto"/>
                <w:bottom w:val="none" w:sz="0" w:space="0" w:color="auto"/>
                <w:right w:val="none" w:sz="0" w:space="0" w:color="auto"/>
              </w:divBdr>
            </w:div>
            <w:div w:id="1905798505">
              <w:marLeft w:val="0"/>
              <w:marRight w:val="0"/>
              <w:marTop w:val="0"/>
              <w:marBottom w:val="0"/>
              <w:divBdr>
                <w:top w:val="none" w:sz="0" w:space="0" w:color="auto"/>
                <w:left w:val="none" w:sz="0" w:space="0" w:color="auto"/>
                <w:bottom w:val="none" w:sz="0" w:space="0" w:color="auto"/>
                <w:right w:val="none" w:sz="0" w:space="0" w:color="auto"/>
              </w:divBdr>
            </w:div>
            <w:div w:id="487982759">
              <w:marLeft w:val="0"/>
              <w:marRight w:val="0"/>
              <w:marTop w:val="0"/>
              <w:marBottom w:val="0"/>
              <w:divBdr>
                <w:top w:val="none" w:sz="0" w:space="0" w:color="auto"/>
                <w:left w:val="none" w:sz="0" w:space="0" w:color="auto"/>
                <w:bottom w:val="none" w:sz="0" w:space="0" w:color="auto"/>
                <w:right w:val="none" w:sz="0" w:space="0" w:color="auto"/>
              </w:divBdr>
            </w:div>
            <w:div w:id="1282569643">
              <w:marLeft w:val="0"/>
              <w:marRight w:val="0"/>
              <w:marTop w:val="0"/>
              <w:marBottom w:val="0"/>
              <w:divBdr>
                <w:top w:val="none" w:sz="0" w:space="0" w:color="auto"/>
                <w:left w:val="none" w:sz="0" w:space="0" w:color="auto"/>
                <w:bottom w:val="none" w:sz="0" w:space="0" w:color="auto"/>
                <w:right w:val="none" w:sz="0" w:space="0" w:color="auto"/>
              </w:divBdr>
            </w:div>
            <w:div w:id="1423406840">
              <w:marLeft w:val="0"/>
              <w:marRight w:val="0"/>
              <w:marTop w:val="0"/>
              <w:marBottom w:val="0"/>
              <w:divBdr>
                <w:top w:val="none" w:sz="0" w:space="0" w:color="auto"/>
                <w:left w:val="none" w:sz="0" w:space="0" w:color="auto"/>
                <w:bottom w:val="none" w:sz="0" w:space="0" w:color="auto"/>
                <w:right w:val="none" w:sz="0" w:space="0" w:color="auto"/>
              </w:divBdr>
            </w:div>
            <w:div w:id="1086069636">
              <w:marLeft w:val="0"/>
              <w:marRight w:val="0"/>
              <w:marTop w:val="0"/>
              <w:marBottom w:val="0"/>
              <w:divBdr>
                <w:top w:val="none" w:sz="0" w:space="0" w:color="auto"/>
                <w:left w:val="none" w:sz="0" w:space="0" w:color="auto"/>
                <w:bottom w:val="none" w:sz="0" w:space="0" w:color="auto"/>
                <w:right w:val="none" w:sz="0" w:space="0" w:color="auto"/>
              </w:divBdr>
            </w:div>
            <w:div w:id="623997505">
              <w:marLeft w:val="0"/>
              <w:marRight w:val="0"/>
              <w:marTop w:val="0"/>
              <w:marBottom w:val="0"/>
              <w:divBdr>
                <w:top w:val="none" w:sz="0" w:space="0" w:color="auto"/>
                <w:left w:val="none" w:sz="0" w:space="0" w:color="auto"/>
                <w:bottom w:val="none" w:sz="0" w:space="0" w:color="auto"/>
                <w:right w:val="none" w:sz="0" w:space="0" w:color="auto"/>
              </w:divBdr>
            </w:div>
            <w:div w:id="1346521296">
              <w:marLeft w:val="0"/>
              <w:marRight w:val="0"/>
              <w:marTop w:val="0"/>
              <w:marBottom w:val="0"/>
              <w:divBdr>
                <w:top w:val="none" w:sz="0" w:space="0" w:color="auto"/>
                <w:left w:val="none" w:sz="0" w:space="0" w:color="auto"/>
                <w:bottom w:val="none" w:sz="0" w:space="0" w:color="auto"/>
                <w:right w:val="none" w:sz="0" w:space="0" w:color="auto"/>
              </w:divBdr>
            </w:div>
            <w:div w:id="2128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8559">
      <w:bodyDiv w:val="1"/>
      <w:marLeft w:val="0"/>
      <w:marRight w:val="0"/>
      <w:marTop w:val="0"/>
      <w:marBottom w:val="0"/>
      <w:divBdr>
        <w:top w:val="none" w:sz="0" w:space="0" w:color="auto"/>
        <w:left w:val="none" w:sz="0" w:space="0" w:color="auto"/>
        <w:bottom w:val="none" w:sz="0" w:space="0" w:color="auto"/>
        <w:right w:val="none" w:sz="0" w:space="0" w:color="auto"/>
      </w:divBdr>
      <w:divsChild>
        <w:div w:id="1916434397">
          <w:marLeft w:val="0"/>
          <w:marRight w:val="0"/>
          <w:marTop w:val="0"/>
          <w:marBottom w:val="0"/>
          <w:divBdr>
            <w:top w:val="none" w:sz="0" w:space="0" w:color="auto"/>
            <w:left w:val="none" w:sz="0" w:space="0" w:color="auto"/>
            <w:bottom w:val="none" w:sz="0" w:space="0" w:color="auto"/>
            <w:right w:val="none" w:sz="0" w:space="0" w:color="auto"/>
          </w:divBdr>
          <w:divsChild>
            <w:div w:id="1614366270">
              <w:marLeft w:val="0"/>
              <w:marRight w:val="0"/>
              <w:marTop w:val="0"/>
              <w:marBottom w:val="0"/>
              <w:divBdr>
                <w:top w:val="none" w:sz="0" w:space="0" w:color="auto"/>
                <w:left w:val="none" w:sz="0" w:space="0" w:color="auto"/>
                <w:bottom w:val="none" w:sz="0" w:space="0" w:color="auto"/>
                <w:right w:val="none" w:sz="0" w:space="0" w:color="auto"/>
              </w:divBdr>
            </w:div>
            <w:div w:id="1576933213">
              <w:marLeft w:val="0"/>
              <w:marRight w:val="0"/>
              <w:marTop w:val="0"/>
              <w:marBottom w:val="0"/>
              <w:divBdr>
                <w:top w:val="none" w:sz="0" w:space="0" w:color="auto"/>
                <w:left w:val="none" w:sz="0" w:space="0" w:color="auto"/>
                <w:bottom w:val="none" w:sz="0" w:space="0" w:color="auto"/>
                <w:right w:val="none" w:sz="0" w:space="0" w:color="auto"/>
              </w:divBdr>
            </w:div>
            <w:div w:id="1664695178">
              <w:marLeft w:val="0"/>
              <w:marRight w:val="0"/>
              <w:marTop w:val="0"/>
              <w:marBottom w:val="0"/>
              <w:divBdr>
                <w:top w:val="none" w:sz="0" w:space="0" w:color="auto"/>
                <w:left w:val="none" w:sz="0" w:space="0" w:color="auto"/>
                <w:bottom w:val="none" w:sz="0" w:space="0" w:color="auto"/>
                <w:right w:val="none" w:sz="0" w:space="0" w:color="auto"/>
              </w:divBdr>
            </w:div>
            <w:div w:id="809907113">
              <w:marLeft w:val="0"/>
              <w:marRight w:val="0"/>
              <w:marTop w:val="0"/>
              <w:marBottom w:val="0"/>
              <w:divBdr>
                <w:top w:val="none" w:sz="0" w:space="0" w:color="auto"/>
                <w:left w:val="none" w:sz="0" w:space="0" w:color="auto"/>
                <w:bottom w:val="none" w:sz="0" w:space="0" w:color="auto"/>
                <w:right w:val="none" w:sz="0" w:space="0" w:color="auto"/>
              </w:divBdr>
            </w:div>
            <w:div w:id="1607228825">
              <w:marLeft w:val="0"/>
              <w:marRight w:val="0"/>
              <w:marTop w:val="0"/>
              <w:marBottom w:val="0"/>
              <w:divBdr>
                <w:top w:val="none" w:sz="0" w:space="0" w:color="auto"/>
                <w:left w:val="none" w:sz="0" w:space="0" w:color="auto"/>
                <w:bottom w:val="none" w:sz="0" w:space="0" w:color="auto"/>
                <w:right w:val="none" w:sz="0" w:space="0" w:color="auto"/>
              </w:divBdr>
            </w:div>
            <w:div w:id="1633099809">
              <w:marLeft w:val="0"/>
              <w:marRight w:val="0"/>
              <w:marTop w:val="0"/>
              <w:marBottom w:val="0"/>
              <w:divBdr>
                <w:top w:val="none" w:sz="0" w:space="0" w:color="auto"/>
                <w:left w:val="none" w:sz="0" w:space="0" w:color="auto"/>
                <w:bottom w:val="none" w:sz="0" w:space="0" w:color="auto"/>
                <w:right w:val="none" w:sz="0" w:space="0" w:color="auto"/>
              </w:divBdr>
            </w:div>
            <w:div w:id="562564628">
              <w:marLeft w:val="0"/>
              <w:marRight w:val="0"/>
              <w:marTop w:val="0"/>
              <w:marBottom w:val="0"/>
              <w:divBdr>
                <w:top w:val="none" w:sz="0" w:space="0" w:color="auto"/>
                <w:left w:val="none" w:sz="0" w:space="0" w:color="auto"/>
                <w:bottom w:val="none" w:sz="0" w:space="0" w:color="auto"/>
                <w:right w:val="none" w:sz="0" w:space="0" w:color="auto"/>
              </w:divBdr>
            </w:div>
            <w:div w:id="387412170">
              <w:marLeft w:val="0"/>
              <w:marRight w:val="0"/>
              <w:marTop w:val="0"/>
              <w:marBottom w:val="0"/>
              <w:divBdr>
                <w:top w:val="none" w:sz="0" w:space="0" w:color="auto"/>
                <w:left w:val="none" w:sz="0" w:space="0" w:color="auto"/>
                <w:bottom w:val="none" w:sz="0" w:space="0" w:color="auto"/>
                <w:right w:val="none" w:sz="0" w:space="0" w:color="auto"/>
              </w:divBdr>
            </w:div>
            <w:div w:id="493495545">
              <w:marLeft w:val="0"/>
              <w:marRight w:val="0"/>
              <w:marTop w:val="0"/>
              <w:marBottom w:val="0"/>
              <w:divBdr>
                <w:top w:val="none" w:sz="0" w:space="0" w:color="auto"/>
                <w:left w:val="none" w:sz="0" w:space="0" w:color="auto"/>
                <w:bottom w:val="none" w:sz="0" w:space="0" w:color="auto"/>
                <w:right w:val="none" w:sz="0" w:space="0" w:color="auto"/>
              </w:divBdr>
            </w:div>
            <w:div w:id="79984863">
              <w:marLeft w:val="0"/>
              <w:marRight w:val="0"/>
              <w:marTop w:val="0"/>
              <w:marBottom w:val="0"/>
              <w:divBdr>
                <w:top w:val="none" w:sz="0" w:space="0" w:color="auto"/>
                <w:left w:val="none" w:sz="0" w:space="0" w:color="auto"/>
                <w:bottom w:val="none" w:sz="0" w:space="0" w:color="auto"/>
                <w:right w:val="none" w:sz="0" w:space="0" w:color="auto"/>
              </w:divBdr>
            </w:div>
            <w:div w:id="5497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1191">
      <w:bodyDiv w:val="1"/>
      <w:marLeft w:val="0"/>
      <w:marRight w:val="0"/>
      <w:marTop w:val="0"/>
      <w:marBottom w:val="0"/>
      <w:divBdr>
        <w:top w:val="none" w:sz="0" w:space="0" w:color="auto"/>
        <w:left w:val="none" w:sz="0" w:space="0" w:color="auto"/>
        <w:bottom w:val="none" w:sz="0" w:space="0" w:color="auto"/>
        <w:right w:val="none" w:sz="0" w:space="0" w:color="auto"/>
      </w:divBdr>
    </w:div>
    <w:div w:id="290861782">
      <w:bodyDiv w:val="1"/>
      <w:marLeft w:val="0"/>
      <w:marRight w:val="0"/>
      <w:marTop w:val="0"/>
      <w:marBottom w:val="0"/>
      <w:divBdr>
        <w:top w:val="none" w:sz="0" w:space="0" w:color="auto"/>
        <w:left w:val="none" w:sz="0" w:space="0" w:color="auto"/>
        <w:bottom w:val="none" w:sz="0" w:space="0" w:color="auto"/>
        <w:right w:val="none" w:sz="0" w:space="0" w:color="auto"/>
      </w:divBdr>
      <w:divsChild>
        <w:div w:id="628702539">
          <w:marLeft w:val="0"/>
          <w:marRight w:val="0"/>
          <w:marTop w:val="0"/>
          <w:marBottom w:val="0"/>
          <w:divBdr>
            <w:top w:val="none" w:sz="0" w:space="0" w:color="auto"/>
            <w:left w:val="none" w:sz="0" w:space="0" w:color="auto"/>
            <w:bottom w:val="none" w:sz="0" w:space="0" w:color="auto"/>
            <w:right w:val="none" w:sz="0" w:space="0" w:color="auto"/>
          </w:divBdr>
          <w:divsChild>
            <w:div w:id="1564756302">
              <w:marLeft w:val="0"/>
              <w:marRight w:val="0"/>
              <w:marTop w:val="0"/>
              <w:marBottom w:val="0"/>
              <w:divBdr>
                <w:top w:val="none" w:sz="0" w:space="0" w:color="auto"/>
                <w:left w:val="none" w:sz="0" w:space="0" w:color="auto"/>
                <w:bottom w:val="none" w:sz="0" w:space="0" w:color="auto"/>
                <w:right w:val="none" w:sz="0" w:space="0" w:color="auto"/>
              </w:divBdr>
            </w:div>
            <w:div w:id="1462963966">
              <w:marLeft w:val="0"/>
              <w:marRight w:val="0"/>
              <w:marTop w:val="0"/>
              <w:marBottom w:val="0"/>
              <w:divBdr>
                <w:top w:val="none" w:sz="0" w:space="0" w:color="auto"/>
                <w:left w:val="none" w:sz="0" w:space="0" w:color="auto"/>
                <w:bottom w:val="none" w:sz="0" w:space="0" w:color="auto"/>
                <w:right w:val="none" w:sz="0" w:space="0" w:color="auto"/>
              </w:divBdr>
            </w:div>
            <w:div w:id="5289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937">
      <w:bodyDiv w:val="1"/>
      <w:marLeft w:val="0"/>
      <w:marRight w:val="0"/>
      <w:marTop w:val="0"/>
      <w:marBottom w:val="0"/>
      <w:divBdr>
        <w:top w:val="none" w:sz="0" w:space="0" w:color="auto"/>
        <w:left w:val="none" w:sz="0" w:space="0" w:color="auto"/>
        <w:bottom w:val="none" w:sz="0" w:space="0" w:color="auto"/>
        <w:right w:val="none" w:sz="0" w:space="0" w:color="auto"/>
      </w:divBdr>
      <w:divsChild>
        <w:div w:id="1970239520">
          <w:marLeft w:val="0"/>
          <w:marRight w:val="0"/>
          <w:marTop w:val="0"/>
          <w:marBottom w:val="0"/>
          <w:divBdr>
            <w:top w:val="none" w:sz="0" w:space="0" w:color="auto"/>
            <w:left w:val="none" w:sz="0" w:space="0" w:color="auto"/>
            <w:bottom w:val="none" w:sz="0" w:space="0" w:color="auto"/>
            <w:right w:val="none" w:sz="0" w:space="0" w:color="auto"/>
          </w:divBdr>
          <w:divsChild>
            <w:div w:id="1101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582">
      <w:bodyDiv w:val="1"/>
      <w:marLeft w:val="0"/>
      <w:marRight w:val="0"/>
      <w:marTop w:val="0"/>
      <w:marBottom w:val="0"/>
      <w:divBdr>
        <w:top w:val="none" w:sz="0" w:space="0" w:color="auto"/>
        <w:left w:val="none" w:sz="0" w:space="0" w:color="auto"/>
        <w:bottom w:val="none" w:sz="0" w:space="0" w:color="auto"/>
        <w:right w:val="none" w:sz="0" w:space="0" w:color="auto"/>
      </w:divBdr>
      <w:divsChild>
        <w:div w:id="1606814668">
          <w:marLeft w:val="0"/>
          <w:marRight w:val="0"/>
          <w:marTop w:val="0"/>
          <w:marBottom w:val="0"/>
          <w:divBdr>
            <w:top w:val="none" w:sz="0" w:space="0" w:color="auto"/>
            <w:left w:val="none" w:sz="0" w:space="0" w:color="auto"/>
            <w:bottom w:val="none" w:sz="0" w:space="0" w:color="auto"/>
            <w:right w:val="none" w:sz="0" w:space="0" w:color="auto"/>
          </w:divBdr>
          <w:divsChild>
            <w:div w:id="805859222">
              <w:marLeft w:val="0"/>
              <w:marRight w:val="0"/>
              <w:marTop w:val="0"/>
              <w:marBottom w:val="0"/>
              <w:divBdr>
                <w:top w:val="none" w:sz="0" w:space="0" w:color="auto"/>
                <w:left w:val="none" w:sz="0" w:space="0" w:color="auto"/>
                <w:bottom w:val="none" w:sz="0" w:space="0" w:color="auto"/>
                <w:right w:val="none" w:sz="0" w:space="0" w:color="auto"/>
              </w:divBdr>
            </w:div>
            <w:div w:id="1980181351">
              <w:marLeft w:val="0"/>
              <w:marRight w:val="0"/>
              <w:marTop w:val="0"/>
              <w:marBottom w:val="0"/>
              <w:divBdr>
                <w:top w:val="none" w:sz="0" w:space="0" w:color="auto"/>
                <w:left w:val="none" w:sz="0" w:space="0" w:color="auto"/>
                <w:bottom w:val="none" w:sz="0" w:space="0" w:color="auto"/>
                <w:right w:val="none" w:sz="0" w:space="0" w:color="auto"/>
              </w:divBdr>
            </w:div>
            <w:div w:id="792868413">
              <w:marLeft w:val="0"/>
              <w:marRight w:val="0"/>
              <w:marTop w:val="0"/>
              <w:marBottom w:val="0"/>
              <w:divBdr>
                <w:top w:val="none" w:sz="0" w:space="0" w:color="auto"/>
                <w:left w:val="none" w:sz="0" w:space="0" w:color="auto"/>
                <w:bottom w:val="none" w:sz="0" w:space="0" w:color="auto"/>
                <w:right w:val="none" w:sz="0" w:space="0" w:color="auto"/>
              </w:divBdr>
            </w:div>
            <w:div w:id="1601524495">
              <w:marLeft w:val="0"/>
              <w:marRight w:val="0"/>
              <w:marTop w:val="0"/>
              <w:marBottom w:val="0"/>
              <w:divBdr>
                <w:top w:val="none" w:sz="0" w:space="0" w:color="auto"/>
                <w:left w:val="none" w:sz="0" w:space="0" w:color="auto"/>
                <w:bottom w:val="none" w:sz="0" w:space="0" w:color="auto"/>
                <w:right w:val="none" w:sz="0" w:space="0" w:color="auto"/>
              </w:divBdr>
            </w:div>
            <w:div w:id="2116754053">
              <w:marLeft w:val="0"/>
              <w:marRight w:val="0"/>
              <w:marTop w:val="0"/>
              <w:marBottom w:val="0"/>
              <w:divBdr>
                <w:top w:val="none" w:sz="0" w:space="0" w:color="auto"/>
                <w:left w:val="none" w:sz="0" w:space="0" w:color="auto"/>
                <w:bottom w:val="none" w:sz="0" w:space="0" w:color="auto"/>
                <w:right w:val="none" w:sz="0" w:space="0" w:color="auto"/>
              </w:divBdr>
            </w:div>
            <w:div w:id="21633062">
              <w:marLeft w:val="0"/>
              <w:marRight w:val="0"/>
              <w:marTop w:val="0"/>
              <w:marBottom w:val="0"/>
              <w:divBdr>
                <w:top w:val="none" w:sz="0" w:space="0" w:color="auto"/>
                <w:left w:val="none" w:sz="0" w:space="0" w:color="auto"/>
                <w:bottom w:val="none" w:sz="0" w:space="0" w:color="auto"/>
                <w:right w:val="none" w:sz="0" w:space="0" w:color="auto"/>
              </w:divBdr>
            </w:div>
            <w:div w:id="1964651589">
              <w:marLeft w:val="0"/>
              <w:marRight w:val="0"/>
              <w:marTop w:val="0"/>
              <w:marBottom w:val="0"/>
              <w:divBdr>
                <w:top w:val="none" w:sz="0" w:space="0" w:color="auto"/>
                <w:left w:val="none" w:sz="0" w:space="0" w:color="auto"/>
                <w:bottom w:val="none" w:sz="0" w:space="0" w:color="auto"/>
                <w:right w:val="none" w:sz="0" w:space="0" w:color="auto"/>
              </w:divBdr>
            </w:div>
            <w:div w:id="1485075984">
              <w:marLeft w:val="0"/>
              <w:marRight w:val="0"/>
              <w:marTop w:val="0"/>
              <w:marBottom w:val="0"/>
              <w:divBdr>
                <w:top w:val="none" w:sz="0" w:space="0" w:color="auto"/>
                <w:left w:val="none" w:sz="0" w:space="0" w:color="auto"/>
                <w:bottom w:val="none" w:sz="0" w:space="0" w:color="auto"/>
                <w:right w:val="none" w:sz="0" w:space="0" w:color="auto"/>
              </w:divBdr>
            </w:div>
            <w:div w:id="1999723232">
              <w:marLeft w:val="0"/>
              <w:marRight w:val="0"/>
              <w:marTop w:val="0"/>
              <w:marBottom w:val="0"/>
              <w:divBdr>
                <w:top w:val="none" w:sz="0" w:space="0" w:color="auto"/>
                <w:left w:val="none" w:sz="0" w:space="0" w:color="auto"/>
                <w:bottom w:val="none" w:sz="0" w:space="0" w:color="auto"/>
                <w:right w:val="none" w:sz="0" w:space="0" w:color="auto"/>
              </w:divBdr>
            </w:div>
            <w:div w:id="1480344440">
              <w:marLeft w:val="0"/>
              <w:marRight w:val="0"/>
              <w:marTop w:val="0"/>
              <w:marBottom w:val="0"/>
              <w:divBdr>
                <w:top w:val="none" w:sz="0" w:space="0" w:color="auto"/>
                <w:left w:val="none" w:sz="0" w:space="0" w:color="auto"/>
                <w:bottom w:val="none" w:sz="0" w:space="0" w:color="auto"/>
                <w:right w:val="none" w:sz="0" w:space="0" w:color="auto"/>
              </w:divBdr>
            </w:div>
            <w:div w:id="17030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790">
      <w:bodyDiv w:val="1"/>
      <w:marLeft w:val="0"/>
      <w:marRight w:val="0"/>
      <w:marTop w:val="0"/>
      <w:marBottom w:val="0"/>
      <w:divBdr>
        <w:top w:val="none" w:sz="0" w:space="0" w:color="auto"/>
        <w:left w:val="none" w:sz="0" w:space="0" w:color="auto"/>
        <w:bottom w:val="none" w:sz="0" w:space="0" w:color="auto"/>
        <w:right w:val="none" w:sz="0" w:space="0" w:color="auto"/>
      </w:divBdr>
      <w:divsChild>
        <w:div w:id="1212576740">
          <w:marLeft w:val="0"/>
          <w:marRight w:val="0"/>
          <w:marTop w:val="0"/>
          <w:marBottom w:val="0"/>
          <w:divBdr>
            <w:top w:val="none" w:sz="0" w:space="0" w:color="auto"/>
            <w:left w:val="none" w:sz="0" w:space="0" w:color="auto"/>
            <w:bottom w:val="none" w:sz="0" w:space="0" w:color="auto"/>
            <w:right w:val="none" w:sz="0" w:space="0" w:color="auto"/>
          </w:divBdr>
          <w:divsChild>
            <w:div w:id="1017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4735">
      <w:bodyDiv w:val="1"/>
      <w:marLeft w:val="0"/>
      <w:marRight w:val="0"/>
      <w:marTop w:val="0"/>
      <w:marBottom w:val="0"/>
      <w:divBdr>
        <w:top w:val="none" w:sz="0" w:space="0" w:color="auto"/>
        <w:left w:val="none" w:sz="0" w:space="0" w:color="auto"/>
        <w:bottom w:val="none" w:sz="0" w:space="0" w:color="auto"/>
        <w:right w:val="none" w:sz="0" w:space="0" w:color="auto"/>
      </w:divBdr>
      <w:divsChild>
        <w:div w:id="1777211411">
          <w:marLeft w:val="0"/>
          <w:marRight w:val="0"/>
          <w:marTop w:val="0"/>
          <w:marBottom w:val="0"/>
          <w:divBdr>
            <w:top w:val="none" w:sz="0" w:space="0" w:color="auto"/>
            <w:left w:val="none" w:sz="0" w:space="0" w:color="auto"/>
            <w:bottom w:val="none" w:sz="0" w:space="0" w:color="auto"/>
            <w:right w:val="none" w:sz="0" w:space="0" w:color="auto"/>
          </w:divBdr>
          <w:divsChild>
            <w:div w:id="728575458">
              <w:marLeft w:val="0"/>
              <w:marRight w:val="0"/>
              <w:marTop w:val="0"/>
              <w:marBottom w:val="0"/>
              <w:divBdr>
                <w:top w:val="none" w:sz="0" w:space="0" w:color="auto"/>
                <w:left w:val="none" w:sz="0" w:space="0" w:color="auto"/>
                <w:bottom w:val="none" w:sz="0" w:space="0" w:color="auto"/>
                <w:right w:val="none" w:sz="0" w:space="0" w:color="auto"/>
              </w:divBdr>
            </w:div>
            <w:div w:id="977343454">
              <w:marLeft w:val="0"/>
              <w:marRight w:val="0"/>
              <w:marTop w:val="0"/>
              <w:marBottom w:val="0"/>
              <w:divBdr>
                <w:top w:val="none" w:sz="0" w:space="0" w:color="auto"/>
                <w:left w:val="none" w:sz="0" w:space="0" w:color="auto"/>
                <w:bottom w:val="none" w:sz="0" w:space="0" w:color="auto"/>
                <w:right w:val="none" w:sz="0" w:space="0" w:color="auto"/>
              </w:divBdr>
            </w:div>
            <w:div w:id="1057440624">
              <w:marLeft w:val="0"/>
              <w:marRight w:val="0"/>
              <w:marTop w:val="0"/>
              <w:marBottom w:val="0"/>
              <w:divBdr>
                <w:top w:val="none" w:sz="0" w:space="0" w:color="auto"/>
                <w:left w:val="none" w:sz="0" w:space="0" w:color="auto"/>
                <w:bottom w:val="none" w:sz="0" w:space="0" w:color="auto"/>
                <w:right w:val="none" w:sz="0" w:space="0" w:color="auto"/>
              </w:divBdr>
            </w:div>
            <w:div w:id="1266156228">
              <w:marLeft w:val="0"/>
              <w:marRight w:val="0"/>
              <w:marTop w:val="0"/>
              <w:marBottom w:val="0"/>
              <w:divBdr>
                <w:top w:val="none" w:sz="0" w:space="0" w:color="auto"/>
                <w:left w:val="none" w:sz="0" w:space="0" w:color="auto"/>
                <w:bottom w:val="none" w:sz="0" w:space="0" w:color="auto"/>
                <w:right w:val="none" w:sz="0" w:space="0" w:color="auto"/>
              </w:divBdr>
            </w:div>
            <w:div w:id="12816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740">
      <w:bodyDiv w:val="1"/>
      <w:marLeft w:val="0"/>
      <w:marRight w:val="0"/>
      <w:marTop w:val="0"/>
      <w:marBottom w:val="0"/>
      <w:divBdr>
        <w:top w:val="none" w:sz="0" w:space="0" w:color="auto"/>
        <w:left w:val="none" w:sz="0" w:space="0" w:color="auto"/>
        <w:bottom w:val="none" w:sz="0" w:space="0" w:color="auto"/>
        <w:right w:val="none" w:sz="0" w:space="0" w:color="auto"/>
      </w:divBdr>
      <w:divsChild>
        <w:div w:id="486821771">
          <w:marLeft w:val="0"/>
          <w:marRight w:val="0"/>
          <w:marTop w:val="0"/>
          <w:marBottom w:val="0"/>
          <w:divBdr>
            <w:top w:val="none" w:sz="0" w:space="0" w:color="auto"/>
            <w:left w:val="none" w:sz="0" w:space="0" w:color="auto"/>
            <w:bottom w:val="none" w:sz="0" w:space="0" w:color="auto"/>
            <w:right w:val="none" w:sz="0" w:space="0" w:color="auto"/>
          </w:divBdr>
          <w:divsChild>
            <w:div w:id="332034889">
              <w:marLeft w:val="0"/>
              <w:marRight w:val="0"/>
              <w:marTop w:val="0"/>
              <w:marBottom w:val="0"/>
              <w:divBdr>
                <w:top w:val="none" w:sz="0" w:space="0" w:color="auto"/>
                <w:left w:val="none" w:sz="0" w:space="0" w:color="auto"/>
                <w:bottom w:val="none" w:sz="0" w:space="0" w:color="auto"/>
                <w:right w:val="none" w:sz="0" w:space="0" w:color="auto"/>
              </w:divBdr>
            </w:div>
            <w:div w:id="1963031934">
              <w:marLeft w:val="0"/>
              <w:marRight w:val="0"/>
              <w:marTop w:val="0"/>
              <w:marBottom w:val="0"/>
              <w:divBdr>
                <w:top w:val="none" w:sz="0" w:space="0" w:color="auto"/>
                <w:left w:val="none" w:sz="0" w:space="0" w:color="auto"/>
                <w:bottom w:val="none" w:sz="0" w:space="0" w:color="auto"/>
                <w:right w:val="none" w:sz="0" w:space="0" w:color="auto"/>
              </w:divBdr>
            </w:div>
            <w:div w:id="1986087872">
              <w:marLeft w:val="0"/>
              <w:marRight w:val="0"/>
              <w:marTop w:val="0"/>
              <w:marBottom w:val="0"/>
              <w:divBdr>
                <w:top w:val="none" w:sz="0" w:space="0" w:color="auto"/>
                <w:left w:val="none" w:sz="0" w:space="0" w:color="auto"/>
                <w:bottom w:val="none" w:sz="0" w:space="0" w:color="auto"/>
                <w:right w:val="none" w:sz="0" w:space="0" w:color="auto"/>
              </w:divBdr>
            </w:div>
            <w:div w:id="559245107">
              <w:marLeft w:val="0"/>
              <w:marRight w:val="0"/>
              <w:marTop w:val="0"/>
              <w:marBottom w:val="0"/>
              <w:divBdr>
                <w:top w:val="none" w:sz="0" w:space="0" w:color="auto"/>
                <w:left w:val="none" w:sz="0" w:space="0" w:color="auto"/>
                <w:bottom w:val="none" w:sz="0" w:space="0" w:color="auto"/>
                <w:right w:val="none" w:sz="0" w:space="0" w:color="auto"/>
              </w:divBdr>
            </w:div>
            <w:div w:id="1165244010">
              <w:marLeft w:val="0"/>
              <w:marRight w:val="0"/>
              <w:marTop w:val="0"/>
              <w:marBottom w:val="0"/>
              <w:divBdr>
                <w:top w:val="none" w:sz="0" w:space="0" w:color="auto"/>
                <w:left w:val="none" w:sz="0" w:space="0" w:color="auto"/>
                <w:bottom w:val="none" w:sz="0" w:space="0" w:color="auto"/>
                <w:right w:val="none" w:sz="0" w:space="0" w:color="auto"/>
              </w:divBdr>
            </w:div>
            <w:div w:id="594554932">
              <w:marLeft w:val="0"/>
              <w:marRight w:val="0"/>
              <w:marTop w:val="0"/>
              <w:marBottom w:val="0"/>
              <w:divBdr>
                <w:top w:val="none" w:sz="0" w:space="0" w:color="auto"/>
                <w:left w:val="none" w:sz="0" w:space="0" w:color="auto"/>
                <w:bottom w:val="none" w:sz="0" w:space="0" w:color="auto"/>
                <w:right w:val="none" w:sz="0" w:space="0" w:color="auto"/>
              </w:divBdr>
            </w:div>
            <w:div w:id="1644236604">
              <w:marLeft w:val="0"/>
              <w:marRight w:val="0"/>
              <w:marTop w:val="0"/>
              <w:marBottom w:val="0"/>
              <w:divBdr>
                <w:top w:val="none" w:sz="0" w:space="0" w:color="auto"/>
                <w:left w:val="none" w:sz="0" w:space="0" w:color="auto"/>
                <w:bottom w:val="none" w:sz="0" w:space="0" w:color="auto"/>
                <w:right w:val="none" w:sz="0" w:space="0" w:color="auto"/>
              </w:divBdr>
            </w:div>
            <w:div w:id="1804272580">
              <w:marLeft w:val="0"/>
              <w:marRight w:val="0"/>
              <w:marTop w:val="0"/>
              <w:marBottom w:val="0"/>
              <w:divBdr>
                <w:top w:val="none" w:sz="0" w:space="0" w:color="auto"/>
                <w:left w:val="none" w:sz="0" w:space="0" w:color="auto"/>
                <w:bottom w:val="none" w:sz="0" w:space="0" w:color="auto"/>
                <w:right w:val="none" w:sz="0" w:space="0" w:color="auto"/>
              </w:divBdr>
            </w:div>
            <w:div w:id="96291348">
              <w:marLeft w:val="0"/>
              <w:marRight w:val="0"/>
              <w:marTop w:val="0"/>
              <w:marBottom w:val="0"/>
              <w:divBdr>
                <w:top w:val="none" w:sz="0" w:space="0" w:color="auto"/>
                <w:left w:val="none" w:sz="0" w:space="0" w:color="auto"/>
                <w:bottom w:val="none" w:sz="0" w:space="0" w:color="auto"/>
                <w:right w:val="none" w:sz="0" w:space="0" w:color="auto"/>
              </w:divBdr>
            </w:div>
            <w:div w:id="154155091">
              <w:marLeft w:val="0"/>
              <w:marRight w:val="0"/>
              <w:marTop w:val="0"/>
              <w:marBottom w:val="0"/>
              <w:divBdr>
                <w:top w:val="none" w:sz="0" w:space="0" w:color="auto"/>
                <w:left w:val="none" w:sz="0" w:space="0" w:color="auto"/>
                <w:bottom w:val="none" w:sz="0" w:space="0" w:color="auto"/>
                <w:right w:val="none" w:sz="0" w:space="0" w:color="auto"/>
              </w:divBdr>
            </w:div>
            <w:div w:id="1317492029">
              <w:marLeft w:val="0"/>
              <w:marRight w:val="0"/>
              <w:marTop w:val="0"/>
              <w:marBottom w:val="0"/>
              <w:divBdr>
                <w:top w:val="none" w:sz="0" w:space="0" w:color="auto"/>
                <w:left w:val="none" w:sz="0" w:space="0" w:color="auto"/>
                <w:bottom w:val="none" w:sz="0" w:space="0" w:color="auto"/>
                <w:right w:val="none" w:sz="0" w:space="0" w:color="auto"/>
              </w:divBdr>
            </w:div>
            <w:div w:id="511382151">
              <w:marLeft w:val="0"/>
              <w:marRight w:val="0"/>
              <w:marTop w:val="0"/>
              <w:marBottom w:val="0"/>
              <w:divBdr>
                <w:top w:val="none" w:sz="0" w:space="0" w:color="auto"/>
                <w:left w:val="none" w:sz="0" w:space="0" w:color="auto"/>
                <w:bottom w:val="none" w:sz="0" w:space="0" w:color="auto"/>
                <w:right w:val="none" w:sz="0" w:space="0" w:color="auto"/>
              </w:divBdr>
            </w:div>
            <w:div w:id="1556429449">
              <w:marLeft w:val="0"/>
              <w:marRight w:val="0"/>
              <w:marTop w:val="0"/>
              <w:marBottom w:val="0"/>
              <w:divBdr>
                <w:top w:val="none" w:sz="0" w:space="0" w:color="auto"/>
                <w:left w:val="none" w:sz="0" w:space="0" w:color="auto"/>
                <w:bottom w:val="none" w:sz="0" w:space="0" w:color="auto"/>
                <w:right w:val="none" w:sz="0" w:space="0" w:color="auto"/>
              </w:divBdr>
            </w:div>
            <w:div w:id="11236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3786">
      <w:bodyDiv w:val="1"/>
      <w:marLeft w:val="0"/>
      <w:marRight w:val="0"/>
      <w:marTop w:val="0"/>
      <w:marBottom w:val="0"/>
      <w:divBdr>
        <w:top w:val="none" w:sz="0" w:space="0" w:color="auto"/>
        <w:left w:val="none" w:sz="0" w:space="0" w:color="auto"/>
        <w:bottom w:val="none" w:sz="0" w:space="0" w:color="auto"/>
        <w:right w:val="none" w:sz="0" w:space="0" w:color="auto"/>
      </w:divBdr>
    </w:div>
    <w:div w:id="425275061">
      <w:bodyDiv w:val="1"/>
      <w:marLeft w:val="0"/>
      <w:marRight w:val="0"/>
      <w:marTop w:val="0"/>
      <w:marBottom w:val="0"/>
      <w:divBdr>
        <w:top w:val="none" w:sz="0" w:space="0" w:color="auto"/>
        <w:left w:val="none" w:sz="0" w:space="0" w:color="auto"/>
        <w:bottom w:val="none" w:sz="0" w:space="0" w:color="auto"/>
        <w:right w:val="none" w:sz="0" w:space="0" w:color="auto"/>
      </w:divBdr>
      <w:divsChild>
        <w:div w:id="1213611413">
          <w:marLeft w:val="0"/>
          <w:marRight w:val="0"/>
          <w:marTop w:val="0"/>
          <w:marBottom w:val="0"/>
          <w:divBdr>
            <w:top w:val="none" w:sz="0" w:space="0" w:color="auto"/>
            <w:left w:val="none" w:sz="0" w:space="0" w:color="auto"/>
            <w:bottom w:val="none" w:sz="0" w:space="0" w:color="auto"/>
            <w:right w:val="none" w:sz="0" w:space="0" w:color="auto"/>
          </w:divBdr>
          <w:divsChild>
            <w:div w:id="249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33770">
      <w:bodyDiv w:val="1"/>
      <w:marLeft w:val="0"/>
      <w:marRight w:val="0"/>
      <w:marTop w:val="0"/>
      <w:marBottom w:val="0"/>
      <w:divBdr>
        <w:top w:val="none" w:sz="0" w:space="0" w:color="auto"/>
        <w:left w:val="none" w:sz="0" w:space="0" w:color="auto"/>
        <w:bottom w:val="none" w:sz="0" w:space="0" w:color="auto"/>
        <w:right w:val="none" w:sz="0" w:space="0" w:color="auto"/>
      </w:divBdr>
      <w:divsChild>
        <w:div w:id="586622459">
          <w:marLeft w:val="0"/>
          <w:marRight w:val="0"/>
          <w:marTop w:val="0"/>
          <w:marBottom w:val="0"/>
          <w:divBdr>
            <w:top w:val="none" w:sz="0" w:space="0" w:color="auto"/>
            <w:left w:val="none" w:sz="0" w:space="0" w:color="auto"/>
            <w:bottom w:val="none" w:sz="0" w:space="0" w:color="auto"/>
            <w:right w:val="none" w:sz="0" w:space="0" w:color="auto"/>
          </w:divBdr>
          <w:divsChild>
            <w:div w:id="4220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44">
      <w:bodyDiv w:val="1"/>
      <w:marLeft w:val="0"/>
      <w:marRight w:val="0"/>
      <w:marTop w:val="0"/>
      <w:marBottom w:val="0"/>
      <w:divBdr>
        <w:top w:val="none" w:sz="0" w:space="0" w:color="auto"/>
        <w:left w:val="none" w:sz="0" w:space="0" w:color="auto"/>
        <w:bottom w:val="none" w:sz="0" w:space="0" w:color="auto"/>
        <w:right w:val="none" w:sz="0" w:space="0" w:color="auto"/>
      </w:divBdr>
      <w:divsChild>
        <w:div w:id="310645235">
          <w:marLeft w:val="0"/>
          <w:marRight w:val="0"/>
          <w:marTop w:val="0"/>
          <w:marBottom w:val="0"/>
          <w:divBdr>
            <w:top w:val="none" w:sz="0" w:space="0" w:color="auto"/>
            <w:left w:val="none" w:sz="0" w:space="0" w:color="auto"/>
            <w:bottom w:val="none" w:sz="0" w:space="0" w:color="auto"/>
            <w:right w:val="none" w:sz="0" w:space="0" w:color="auto"/>
          </w:divBdr>
          <w:divsChild>
            <w:div w:id="794979327">
              <w:marLeft w:val="0"/>
              <w:marRight w:val="0"/>
              <w:marTop w:val="0"/>
              <w:marBottom w:val="0"/>
              <w:divBdr>
                <w:top w:val="none" w:sz="0" w:space="0" w:color="auto"/>
                <w:left w:val="none" w:sz="0" w:space="0" w:color="auto"/>
                <w:bottom w:val="none" w:sz="0" w:space="0" w:color="auto"/>
                <w:right w:val="none" w:sz="0" w:space="0" w:color="auto"/>
              </w:divBdr>
            </w:div>
            <w:div w:id="764109174">
              <w:marLeft w:val="0"/>
              <w:marRight w:val="0"/>
              <w:marTop w:val="0"/>
              <w:marBottom w:val="0"/>
              <w:divBdr>
                <w:top w:val="none" w:sz="0" w:space="0" w:color="auto"/>
                <w:left w:val="none" w:sz="0" w:space="0" w:color="auto"/>
                <w:bottom w:val="none" w:sz="0" w:space="0" w:color="auto"/>
                <w:right w:val="none" w:sz="0" w:space="0" w:color="auto"/>
              </w:divBdr>
            </w:div>
            <w:div w:id="304773201">
              <w:marLeft w:val="0"/>
              <w:marRight w:val="0"/>
              <w:marTop w:val="0"/>
              <w:marBottom w:val="0"/>
              <w:divBdr>
                <w:top w:val="none" w:sz="0" w:space="0" w:color="auto"/>
                <w:left w:val="none" w:sz="0" w:space="0" w:color="auto"/>
                <w:bottom w:val="none" w:sz="0" w:space="0" w:color="auto"/>
                <w:right w:val="none" w:sz="0" w:space="0" w:color="auto"/>
              </w:divBdr>
            </w:div>
            <w:div w:id="1603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4176">
      <w:bodyDiv w:val="1"/>
      <w:marLeft w:val="0"/>
      <w:marRight w:val="0"/>
      <w:marTop w:val="0"/>
      <w:marBottom w:val="0"/>
      <w:divBdr>
        <w:top w:val="none" w:sz="0" w:space="0" w:color="auto"/>
        <w:left w:val="none" w:sz="0" w:space="0" w:color="auto"/>
        <w:bottom w:val="none" w:sz="0" w:space="0" w:color="auto"/>
        <w:right w:val="none" w:sz="0" w:space="0" w:color="auto"/>
      </w:divBdr>
      <w:divsChild>
        <w:div w:id="2027439446">
          <w:marLeft w:val="0"/>
          <w:marRight w:val="0"/>
          <w:marTop w:val="0"/>
          <w:marBottom w:val="0"/>
          <w:divBdr>
            <w:top w:val="none" w:sz="0" w:space="0" w:color="auto"/>
            <w:left w:val="none" w:sz="0" w:space="0" w:color="auto"/>
            <w:bottom w:val="none" w:sz="0" w:space="0" w:color="auto"/>
            <w:right w:val="none" w:sz="0" w:space="0" w:color="auto"/>
          </w:divBdr>
          <w:divsChild>
            <w:div w:id="2144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31">
      <w:bodyDiv w:val="1"/>
      <w:marLeft w:val="0"/>
      <w:marRight w:val="0"/>
      <w:marTop w:val="0"/>
      <w:marBottom w:val="0"/>
      <w:divBdr>
        <w:top w:val="none" w:sz="0" w:space="0" w:color="auto"/>
        <w:left w:val="none" w:sz="0" w:space="0" w:color="auto"/>
        <w:bottom w:val="none" w:sz="0" w:space="0" w:color="auto"/>
        <w:right w:val="none" w:sz="0" w:space="0" w:color="auto"/>
      </w:divBdr>
      <w:divsChild>
        <w:div w:id="1033310187">
          <w:marLeft w:val="0"/>
          <w:marRight w:val="0"/>
          <w:marTop w:val="0"/>
          <w:marBottom w:val="0"/>
          <w:divBdr>
            <w:top w:val="none" w:sz="0" w:space="0" w:color="auto"/>
            <w:left w:val="none" w:sz="0" w:space="0" w:color="auto"/>
            <w:bottom w:val="none" w:sz="0" w:space="0" w:color="auto"/>
            <w:right w:val="none" w:sz="0" w:space="0" w:color="auto"/>
          </w:divBdr>
          <w:divsChild>
            <w:div w:id="2582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13">
      <w:bodyDiv w:val="1"/>
      <w:marLeft w:val="0"/>
      <w:marRight w:val="0"/>
      <w:marTop w:val="0"/>
      <w:marBottom w:val="0"/>
      <w:divBdr>
        <w:top w:val="none" w:sz="0" w:space="0" w:color="auto"/>
        <w:left w:val="none" w:sz="0" w:space="0" w:color="auto"/>
        <w:bottom w:val="none" w:sz="0" w:space="0" w:color="auto"/>
        <w:right w:val="none" w:sz="0" w:space="0" w:color="auto"/>
      </w:divBdr>
      <w:divsChild>
        <w:div w:id="1728262372">
          <w:marLeft w:val="0"/>
          <w:marRight w:val="0"/>
          <w:marTop w:val="0"/>
          <w:marBottom w:val="0"/>
          <w:divBdr>
            <w:top w:val="none" w:sz="0" w:space="0" w:color="auto"/>
            <w:left w:val="none" w:sz="0" w:space="0" w:color="auto"/>
            <w:bottom w:val="none" w:sz="0" w:space="0" w:color="auto"/>
            <w:right w:val="none" w:sz="0" w:space="0" w:color="auto"/>
          </w:divBdr>
          <w:divsChild>
            <w:div w:id="1068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5652">
      <w:bodyDiv w:val="1"/>
      <w:marLeft w:val="0"/>
      <w:marRight w:val="0"/>
      <w:marTop w:val="0"/>
      <w:marBottom w:val="0"/>
      <w:divBdr>
        <w:top w:val="none" w:sz="0" w:space="0" w:color="auto"/>
        <w:left w:val="none" w:sz="0" w:space="0" w:color="auto"/>
        <w:bottom w:val="none" w:sz="0" w:space="0" w:color="auto"/>
        <w:right w:val="none" w:sz="0" w:space="0" w:color="auto"/>
      </w:divBdr>
      <w:divsChild>
        <w:div w:id="1695496425">
          <w:marLeft w:val="0"/>
          <w:marRight w:val="0"/>
          <w:marTop w:val="0"/>
          <w:marBottom w:val="0"/>
          <w:divBdr>
            <w:top w:val="none" w:sz="0" w:space="0" w:color="auto"/>
            <w:left w:val="none" w:sz="0" w:space="0" w:color="auto"/>
            <w:bottom w:val="none" w:sz="0" w:space="0" w:color="auto"/>
            <w:right w:val="none" w:sz="0" w:space="0" w:color="auto"/>
          </w:divBdr>
          <w:divsChild>
            <w:div w:id="194390595">
              <w:marLeft w:val="0"/>
              <w:marRight w:val="0"/>
              <w:marTop w:val="0"/>
              <w:marBottom w:val="0"/>
              <w:divBdr>
                <w:top w:val="none" w:sz="0" w:space="0" w:color="auto"/>
                <w:left w:val="none" w:sz="0" w:space="0" w:color="auto"/>
                <w:bottom w:val="none" w:sz="0" w:space="0" w:color="auto"/>
                <w:right w:val="none" w:sz="0" w:space="0" w:color="auto"/>
              </w:divBdr>
              <w:divsChild>
                <w:div w:id="95449270">
                  <w:marLeft w:val="0"/>
                  <w:marRight w:val="0"/>
                  <w:marTop w:val="0"/>
                  <w:marBottom w:val="0"/>
                  <w:divBdr>
                    <w:top w:val="none" w:sz="0" w:space="0" w:color="auto"/>
                    <w:left w:val="none" w:sz="0" w:space="0" w:color="auto"/>
                    <w:bottom w:val="none" w:sz="0" w:space="0" w:color="auto"/>
                    <w:right w:val="none" w:sz="0" w:space="0" w:color="auto"/>
                  </w:divBdr>
                  <w:divsChild>
                    <w:div w:id="1962758753">
                      <w:marLeft w:val="0"/>
                      <w:marRight w:val="0"/>
                      <w:marTop w:val="0"/>
                      <w:marBottom w:val="0"/>
                      <w:divBdr>
                        <w:top w:val="none" w:sz="0" w:space="0" w:color="auto"/>
                        <w:left w:val="none" w:sz="0" w:space="0" w:color="auto"/>
                        <w:bottom w:val="none" w:sz="0" w:space="0" w:color="auto"/>
                        <w:right w:val="none" w:sz="0" w:space="0" w:color="auto"/>
                      </w:divBdr>
                      <w:divsChild>
                        <w:div w:id="1911573105">
                          <w:marLeft w:val="0"/>
                          <w:marRight w:val="0"/>
                          <w:marTop w:val="0"/>
                          <w:marBottom w:val="0"/>
                          <w:divBdr>
                            <w:top w:val="none" w:sz="0" w:space="0" w:color="auto"/>
                            <w:left w:val="none" w:sz="0" w:space="0" w:color="auto"/>
                            <w:bottom w:val="none" w:sz="0" w:space="0" w:color="auto"/>
                            <w:right w:val="none" w:sz="0" w:space="0" w:color="auto"/>
                          </w:divBdr>
                          <w:divsChild>
                            <w:div w:id="837429827">
                              <w:marLeft w:val="0"/>
                              <w:marRight w:val="0"/>
                              <w:marTop w:val="0"/>
                              <w:marBottom w:val="0"/>
                              <w:divBdr>
                                <w:top w:val="none" w:sz="0" w:space="0" w:color="auto"/>
                                <w:left w:val="none" w:sz="0" w:space="0" w:color="auto"/>
                                <w:bottom w:val="none" w:sz="0" w:space="0" w:color="auto"/>
                                <w:right w:val="none" w:sz="0" w:space="0" w:color="auto"/>
                              </w:divBdr>
                              <w:divsChild>
                                <w:div w:id="2124618128">
                                  <w:marLeft w:val="0"/>
                                  <w:marRight w:val="0"/>
                                  <w:marTop w:val="0"/>
                                  <w:marBottom w:val="0"/>
                                  <w:divBdr>
                                    <w:top w:val="none" w:sz="0" w:space="0" w:color="auto"/>
                                    <w:left w:val="none" w:sz="0" w:space="0" w:color="auto"/>
                                    <w:bottom w:val="none" w:sz="0" w:space="0" w:color="auto"/>
                                    <w:right w:val="none" w:sz="0" w:space="0" w:color="auto"/>
                                  </w:divBdr>
                                  <w:divsChild>
                                    <w:div w:id="803081750">
                                      <w:marLeft w:val="0"/>
                                      <w:marRight w:val="0"/>
                                      <w:marTop w:val="0"/>
                                      <w:marBottom w:val="0"/>
                                      <w:divBdr>
                                        <w:top w:val="none" w:sz="0" w:space="0" w:color="auto"/>
                                        <w:left w:val="none" w:sz="0" w:space="0" w:color="auto"/>
                                        <w:bottom w:val="none" w:sz="0" w:space="0" w:color="auto"/>
                                        <w:right w:val="none" w:sz="0" w:space="0" w:color="auto"/>
                                      </w:divBdr>
                                      <w:divsChild>
                                        <w:div w:id="446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83517">
                  <w:marLeft w:val="0"/>
                  <w:marRight w:val="0"/>
                  <w:marTop w:val="0"/>
                  <w:marBottom w:val="0"/>
                  <w:divBdr>
                    <w:top w:val="none" w:sz="0" w:space="0" w:color="auto"/>
                    <w:left w:val="none" w:sz="0" w:space="0" w:color="auto"/>
                    <w:bottom w:val="none" w:sz="0" w:space="0" w:color="auto"/>
                    <w:right w:val="none" w:sz="0" w:space="0" w:color="auto"/>
                  </w:divBdr>
                  <w:divsChild>
                    <w:div w:id="693650206">
                      <w:marLeft w:val="0"/>
                      <w:marRight w:val="0"/>
                      <w:marTop w:val="0"/>
                      <w:marBottom w:val="0"/>
                      <w:divBdr>
                        <w:top w:val="none" w:sz="0" w:space="0" w:color="auto"/>
                        <w:left w:val="none" w:sz="0" w:space="0" w:color="auto"/>
                        <w:bottom w:val="none" w:sz="0" w:space="0" w:color="auto"/>
                        <w:right w:val="none" w:sz="0" w:space="0" w:color="auto"/>
                      </w:divBdr>
                      <w:divsChild>
                        <w:div w:id="1464620282">
                          <w:marLeft w:val="0"/>
                          <w:marRight w:val="0"/>
                          <w:marTop w:val="0"/>
                          <w:marBottom w:val="0"/>
                          <w:divBdr>
                            <w:top w:val="none" w:sz="0" w:space="0" w:color="auto"/>
                            <w:left w:val="none" w:sz="0" w:space="0" w:color="auto"/>
                            <w:bottom w:val="none" w:sz="0" w:space="0" w:color="auto"/>
                            <w:right w:val="none" w:sz="0" w:space="0" w:color="auto"/>
                          </w:divBdr>
                          <w:divsChild>
                            <w:div w:id="1506899371">
                              <w:marLeft w:val="30"/>
                              <w:marRight w:val="30"/>
                              <w:marTop w:val="0"/>
                              <w:marBottom w:val="30"/>
                              <w:divBdr>
                                <w:top w:val="none" w:sz="0" w:space="0" w:color="auto"/>
                                <w:left w:val="none" w:sz="0" w:space="0" w:color="auto"/>
                                <w:bottom w:val="none" w:sz="0" w:space="0" w:color="auto"/>
                                <w:right w:val="none" w:sz="0" w:space="0" w:color="auto"/>
                              </w:divBdr>
                              <w:divsChild>
                                <w:div w:id="1643120803">
                                  <w:marLeft w:val="0"/>
                                  <w:marRight w:val="-15"/>
                                  <w:marTop w:val="0"/>
                                  <w:marBottom w:val="30"/>
                                  <w:divBdr>
                                    <w:top w:val="single" w:sz="6" w:space="0" w:color="E1E9F7"/>
                                    <w:left w:val="single" w:sz="6" w:space="8" w:color="E1E9F7"/>
                                    <w:bottom w:val="none" w:sz="0" w:space="0" w:color="auto"/>
                                    <w:right w:val="single" w:sz="6" w:space="4" w:color="E1E9F7"/>
                                  </w:divBdr>
                                  <w:divsChild>
                                    <w:div w:id="1009529725">
                                      <w:marLeft w:val="-15"/>
                                      <w:marRight w:val="-15"/>
                                      <w:marTop w:val="0"/>
                                      <w:marBottom w:val="0"/>
                                      <w:divBdr>
                                        <w:top w:val="none" w:sz="0" w:space="0" w:color="D8D8D8"/>
                                        <w:left w:val="none" w:sz="0" w:space="0" w:color="D8D8D8"/>
                                        <w:bottom w:val="none" w:sz="0" w:space="0" w:color="D8D8D8"/>
                                        <w:right w:val="none" w:sz="0" w:space="0" w:color="D8D8D8"/>
                                      </w:divBdr>
                                      <w:divsChild>
                                        <w:div w:id="1594237342">
                                          <w:marLeft w:val="0"/>
                                          <w:marRight w:val="0"/>
                                          <w:marTop w:val="0"/>
                                          <w:marBottom w:val="0"/>
                                          <w:divBdr>
                                            <w:top w:val="none" w:sz="0" w:space="0" w:color="auto"/>
                                            <w:left w:val="none" w:sz="0" w:space="0" w:color="auto"/>
                                            <w:bottom w:val="none" w:sz="0" w:space="0" w:color="auto"/>
                                            <w:right w:val="none" w:sz="0" w:space="0" w:color="auto"/>
                                          </w:divBdr>
                                          <w:divsChild>
                                            <w:div w:id="4480882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042794">
          <w:marLeft w:val="0"/>
          <w:marRight w:val="0"/>
          <w:marTop w:val="0"/>
          <w:marBottom w:val="0"/>
          <w:divBdr>
            <w:top w:val="none" w:sz="0" w:space="0" w:color="auto"/>
            <w:left w:val="none" w:sz="0" w:space="0" w:color="auto"/>
            <w:bottom w:val="none" w:sz="0" w:space="0" w:color="auto"/>
            <w:right w:val="none" w:sz="0" w:space="0" w:color="auto"/>
          </w:divBdr>
          <w:divsChild>
            <w:div w:id="1084884820">
              <w:marLeft w:val="0"/>
              <w:marRight w:val="0"/>
              <w:marTop w:val="0"/>
              <w:marBottom w:val="0"/>
              <w:divBdr>
                <w:top w:val="single" w:sz="12" w:space="1" w:color="0B57D0"/>
                <w:left w:val="single" w:sz="12" w:space="2" w:color="0B57D0"/>
                <w:bottom w:val="single" w:sz="12" w:space="1" w:color="0B57D0"/>
                <w:right w:val="single" w:sz="12" w:space="2" w:color="0B57D0"/>
              </w:divBdr>
              <w:divsChild>
                <w:div w:id="13235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9929">
      <w:bodyDiv w:val="1"/>
      <w:marLeft w:val="0"/>
      <w:marRight w:val="0"/>
      <w:marTop w:val="0"/>
      <w:marBottom w:val="0"/>
      <w:divBdr>
        <w:top w:val="none" w:sz="0" w:space="0" w:color="auto"/>
        <w:left w:val="none" w:sz="0" w:space="0" w:color="auto"/>
        <w:bottom w:val="none" w:sz="0" w:space="0" w:color="auto"/>
        <w:right w:val="none" w:sz="0" w:space="0" w:color="auto"/>
      </w:divBdr>
      <w:divsChild>
        <w:div w:id="392002636">
          <w:marLeft w:val="0"/>
          <w:marRight w:val="0"/>
          <w:marTop w:val="0"/>
          <w:marBottom w:val="0"/>
          <w:divBdr>
            <w:top w:val="none" w:sz="0" w:space="0" w:color="auto"/>
            <w:left w:val="none" w:sz="0" w:space="0" w:color="auto"/>
            <w:bottom w:val="none" w:sz="0" w:space="0" w:color="auto"/>
            <w:right w:val="none" w:sz="0" w:space="0" w:color="auto"/>
          </w:divBdr>
          <w:divsChild>
            <w:div w:id="1111823806">
              <w:marLeft w:val="0"/>
              <w:marRight w:val="0"/>
              <w:marTop w:val="0"/>
              <w:marBottom w:val="0"/>
              <w:divBdr>
                <w:top w:val="none" w:sz="0" w:space="0" w:color="auto"/>
                <w:left w:val="none" w:sz="0" w:space="0" w:color="auto"/>
                <w:bottom w:val="none" w:sz="0" w:space="0" w:color="auto"/>
                <w:right w:val="none" w:sz="0" w:space="0" w:color="auto"/>
              </w:divBdr>
            </w:div>
            <w:div w:id="418790348">
              <w:marLeft w:val="0"/>
              <w:marRight w:val="0"/>
              <w:marTop w:val="0"/>
              <w:marBottom w:val="0"/>
              <w:divBdr>
                <w:top w:val="none" w:sz="0" w:space="0" w:color="auto"/>
                <w:left w:val="none" w:sz="0" w:space="0" w:color="auto"/>
                <w:bottom w:val="none" w:sz="0" w:space="0" w:color="auto"/>
                <w:right w:val="none" w:sz="0" w:space="0" w:color="auto"/>
              </w:divBdr>
            </w:div>
            <w:div w:id="368991549">
              <w:marLeft w:val="0"/>
              <w:marRight w:val="0"/>
              <w:marTop w:val="0"/>
              <w:marBottom w:val="0"/>
              <w:divBdr>
                <w:top w:val="none" w:sz="0" w:space="0" w:color="auto"/>
                <w:left w:val="none" w:sz="0" w:space="0" w:color="auto"/>
                <w:bottom w:val="none" w:sz="0" w:space="0" w:color="auto"/>
                <w:right w:val="none" w:sz="0" w:space="0" w:color="auto"/>
              </w:divBdr>
            </w:div>
            <w:div w:id="587233118">
              <w:marLeft w:val="0"/>
              <w:marRight w:val="0"/>
              <w:marTop w:val="0"/>
              <w:marBottom w:val="0"/>
              <w:divBdr>
                <w:top w:val="none" w:sz="0" w:space="0" w:color="auto"/>
                <w:left w:val="none" w:sz="0" w:space="0" w:color="auto"/>
                <w:bottom w:val="none" w:sz="0" w:space="0" w:color="auto"/>
                <w:right w:val="none" w:sz="0" w:space="0" w:color="auto"/>
              </w:divBdr>
            </w:div>
            <w:div w:id="2013487248">
              <w:marLeft w:val="0"/>
              <w:marRight w:val="0"/>
              <w:marTop w:val="0"/>
              <w:marBottom w:val="0"/>
              <w:divBdr>
                <w:top w:val="none" w:sz="0" w:space="0" w:color="auto"/>
                <w:left w:val="none" w:sz="0" w:space="0" w:color="auto"/>
                <w:bottom w:val="none" w:sz="0" w:space="0" w:color="auto"/>
                <w:right w:val="none" w:sz="0" w:space="0" w:color="auto"/>
              </w:divBdr>
            </w:div>
            <w:div w:id="627667902">
              <w:marLeft w:val="0"/>
              <w:marRight w:val="0"/>
              <w:marTop w:val="0"/>
              <w:marBottom w:val="0"/>
              <w:divBdr>
                <w:top w:val="none" w:sz="0" w:space="0" w:color="auto"/>
                <w:left w:val="none" w:sz="0" w:space="0" w:color="auto"/>
                <w:bottom w:val="none" w:sz="0" w:space="0" w:color="auto"/>
                <w:right w:val="none" w:sz="0" w:space="0" w:color="auto"/>
              </w:divBdr>
            </w:div>
            <w:div w:id="1615482775">
              <w:marLeft w:val="0"/>
              <w:marRight w:val="0"/>
              <w:marTop w:val="0"/>
              <w:marBottom w:val="0"/>
              <w:divBdr>
                <w:top w:val="none" w:sz="0" w:space="0" w:color="auto"/>
                <w:left w:val="none" w:sz="0" w:space="0" w:color="auto"/>
                <w:bottom w:val="none" w:sz="0" w:space="0" w:color="auto"/>
                <w:right w:val="none" w:sz="0" w:space="0" w:color="auto"/>
              </w:divBdr>
            </w:div>
            <w:div w:id="2108689847">
              <w:marLeft w:val="0"/>
              <w:marRight w:val="0"/>
              <w:marTop w:val="0"/>
              <w:marBottom w:val="0"/>
              <w:divBdr>
                <w:top w:val="none" w:sz="0" w:space="0" w:color="auto"/>
                <w:left w:val="none" w:sz="0" w:space="0" w:color="auto"/>
                <w:bottom w:val="none" w:sz="0" w:space="0" w:color="auto"/>
                <w:right w:val="none" w:sz="0" w:space="0" w:color="auto"/>
              </w:divBdr>
            </w:div>
            <w:div w:id="725027542">
              <w:marLeft w:val="0"/>
              <w:marRight w:val="0"/>
              <w:marTop w:val="0"/>
              <w:marBottom w:val="0"/>
              <w:divBdr>
                <w:top w:val="none" w:sz="0" w:space="0" w:color="auto"/>
                <w:left w:val="none" w:sz="0" w:space="0" w:color="auto"/>
                <w:bottom w:val="none" w:sz="0" w:space="0" w:color="auto"/>
                <w:right w:val="none" w:sz="0" w:space="0" w:color="auto"/>
              </w:divBdr>
            </w:div>
            <w:div w:id="1336878243">
              <w:marLeft w:val="0"/>
              <w:marRight w:val="0"/>
              <w:marTop w:val="0"/>
              <w:marBottom w:val="0"/>
              <w:divBdr>
                <w:top w:val="none" w:sz="0" w:space="0" w:color="auto"/>
                <w:left w:val="none" w:sz="0" w:space="0" w:color="auto"/>
                <w:bottom w:val="none" w:sz="0" w:space="0" w:color="auto"/>
                <w:right w:val="none" w:sz="0" w:space="0" w:color="auto"/>
              </w:divBdr>
            </w:div>
            <w:div w:id="493954315">
              <w:marLeft w:val="0"/>
              <w:marRight w:val="0"/>
              <w:marTop w:val="0"/>
              <w:marBottom w:val="0"/>
              <w:divBdr>
                <w:top w:val="none" w:sz="0" w:space="0" w:color="auto"/>
                <w:left w:val="none" w:sz="0" w:space="0" w:color="auto"/>
                <w:bottom w:val="none" w:sz="0" w:space="0" w:color="auto"/>
                <w:right w:val="none" w:sz="0" w:space="0" w:color="auto"/>
              </w:divBdr>
            </w:div>
            <w:div w:id="1020474854">
              <w:marLeft w:val="0"/>
              <w:marRight w:val="0"/>
              <w:marTop w:val="0"/>
              <w:marBottom w:val="0"/>
              <w:divBdr>
                <w:top w:val="none" w:sz="0" w:space="0" w:color="auto"/>
                <w:left w:val="none" w:sz="0" w:space="0" w:color="auto"/>
                <w:bottom w:val="none" w:sz="0" w:space="0" w:color="auto"/>
                <w:right w:val="none" w:sz="0" w:space="0" w:color="auto"/>
              </w:divBdr>
            </w:div>
            <w:div w:id="1514225350">
              <w:marLeft w:val="0"/>
              <w:marRight w:val="0"/>
              <w:marTop w:val="0"/>
              <w:marBottom w:val="0"/>
              <w:divBdr>
                <w:top w:val="none" w:sz="0" w:space="0" w:color="auto"/>
                <w:left w:val="none" w:sz="0" w:space="0" w:color="auto"/>
                <w:bottom w:val="none" w:sz="0" w:space="0" w:color="auto"/>
                <w:right w:val="none" w:sz="0" w:space="0" w:color="auto"/>
              </w:divBdr>
            </w:div>
            <w:div w:id="1371564648">
              <w:marLeft w:val="0"/>
              <w:marRight w:val="0"/>
              <w:marTop w:val="0"/>
              <w:marBottom w:val="0"/>
              <w:divBdr>
                <w:top w:val="none" w:sz="0" w:space="0" w:color="auto"/>
                <w:left w:val="none" w:sz="0" w:space="0" w:color="auto"/>
                <w:bottom w:val="none" w:sz="0" w:space="0" w:color="auto"/>
                <w:right w:val="none" w:sz="0" w:space="0" w:color="auto"/>
              </w:divBdr>
            </w:div>
            <w:div w:id="940065861">
              <w:marLeft w:val="0"/>
              <w:marRight w:val="0"/>
              <w:marTop w:val="0"/>
              <w:marBottom w:val="0"/>
              <w:divBdr>
                <w:top w:val="none" w:sz="0" w:space="0" w:color="auto"/>
                <w:left w:val="none" w:sz="0" w:space="0" w:color="auto"/>
                <w:bottom w:val="none" w:sz="0" w:space="0" w:color="auto"/>
                <w:right w:val="none" w:sz="0" w:space="0" w:color="auto"/>
              </w:divBdr>
            </w:div>
            <w:div w:id="606887454">
              <w:marLeft w:val="0"/>
              <w:marRight w:val="0"/>
              <w:marTop w:val="0"/>
              <w:marBottom w:val="0"/>
              <w:divBdr>
                <w:top w:val="none" w:sz="0" w:space="0" w:color="auto"/>
                <w:left w:val="none" w:sz="0" w:space="0" w:color="auto"/>
                <w:bottom w:val="none" w:sz="0" w:space="0" w:color="auto"/>
                <w:right w:val="none" w:sz="0" w:space="0" w:color="auto"/>
              </w:divBdr>
            </w:div>
            <w:div w:id="989215875">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17524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734">
      <w:bodyDiv w:val="1"/>
      <w:marLeft w:val="0"/>
      <w:marRight w:val="0"/>
      <w:marTop w:val="0"/>
      <w:marBottom w:val="0"/>
      <w:divBdr>
        <w:top w:val="none" w:sz="0" w:space="0" w:color="auto"/>
        <w:left w:val="none" w:sz="0" w:space="0" w:color="auto"/>
        <w:bottom w:val="none" w:sz="0" w:space="0" w:color="auto"/>
        <w:right w:val="none" w:sz="0" w:space="0" w:color="auto"/>
      </w:divBdr>
      <w:divsChild>
        <w:div w:id="760642586">
          <w:marLeft w:val="0"/>
          <w:marRight w:val="0"/>
          <w:marTop w:val="0"/>
          <w:marBottom w:val="0"/>
          <w:divBdr>
            <w:top w:val="none" w:sz="0" w:space="0" w:color="auto"/>
            <w:left w:val="none" w:sz="0" w:space="0" w:color="auto"/>
            <w:bottom w:val="none" w:sz="0" w:space="0" w:color="auto"/>
            <w:right w:val="none" w:sz="0" w:space="0" w:color="auto"/>
          </w:divBdr>
          <w:divsChild>
            <w:div w:id="1296564570">
              <w:marLeft w:val="0"/>
              <w:marRight w:val="0"/>
              <w:marTop w:val="0"/>
              <w:marBottom w:val="0"/>
              <w:divBdr>
                <w:top w:val="none" w:sz="0" w:space="0" w:color="auto"/>
                <w:left w:val="none" w:sz="0" w:space="0" w:color="auto"/>
                <w:bottom w:val="none" w:sz="0" w:space="0" w:color="auto"/>
                <w:right w:val="none" w:sz="0" w:space="0" w:color="auto"/>
              </w:divBdr>
            </w:div>
            <w:div w:id="1548758187">
              <w:marLeft w:val="0"/>
              <w:marRight w:val="0"/>
              <w:marTop w:val="0"/>
              <w:marBottom w:val="0"/>
              <w:divBdr>
                <w:top w:val="none" w:sz="0" w:space="0" w:color="auto"/>
                <w:left w:val="none" w:sz="0" w:space="0" w:color="auto"/>
                <w:bottom w:val="none" w:sz="0" w:space="0" w:color="auto"/>
                <w:right w:val="none" w:sz="0" w:space="0" w:color="auto"/>
              </w:divBdr>
            </w:div>
            <w:div w:id="1015036999">
              <w:marLeft w:val="0"/>
              <w:marRight w:val="0"/>
              <w:marTop w:val="0"/>
              <w:marBottom w:val="0"/>
              <w:divBdr>
                <w:top w:val="none" w:sz="0" w:space="0" w:color="auto"/>
                <w:left w:val="none" w:sz="0" w:space="0" w:color="auto"/>
                <w:bottom w:val="none" w:sz="0" w:space="0" w:color="auto"/>
                <w:right w:val="none" w:sz="0" w:space="0" w:color="auto"/>
              </w:divBdr>
            </w:div>
            <w:div w:id="1999839267">
              <w:marLeft w:val="0"/>
              <w:marRight w:val="0"/>
              <w:marTop w:val="0"/>
              <w:marBottom w:val="0"/>
              <w:divBdr>
                <w:top w:val="none" w:sz="0" w:space="0" w:color="auto"/>
                <w:left w:val="none" w:sz="0" w:space="0" w:color="auto"/>
                <w:bottom w:val="none" w:sz="0" w:space="0" w:color="auto"/>
                <w:right w:val="none" w:sz="0" w:space="0" w:color="auto"/>
              </w:divBdr>
            </w:div>
            <w:div w:id="1771587174">
              <w:marLeft w:val="0"/>
              <w:marRight w:val="0"/>
              <w:marTop w:val="0"/>
              <w:marBottom w:val="0"/>
              <w:divBdr>
                <w:top w:val="none" w:sz="0" w:space="0" w:color="auto"/>
                <w:left w:val="none" w:sz="0" w:space="0" w:color="auto"/>
                <w:bottom w:val="none" w:sz="0" w:space="0" w:color="auto"/>
                <w:right w:val="none" w:sz="0" w:space="0" w:color="auto"/>
              </w:divBdr>
            </w:div>
            <w:div w:id="1147865481">
              <w:marLeft w:val="0"/>
              <w:marRight w:val="0"/>
              <w:marTop w:val="0"/>
              <w:marBottom w:val="0"/>
              <w:divBdr>
                <w:top w:val="none" w:sz="0" w:space="0" w:color="auto"/>
                <w:left w:val="none" w:sz="0" w:space="0" w:color="auto"/>
                <w:bottom w:val="none" w:sz="0" w:space="0" w:color="auto"/>
                <w:right w:val="none" w:sz="0" w:space="0" w:color="auto"/>
              </w:divBdr>
            </w:div>
            <w:div w:id="1270963836">
              <w:marLeft w:val="0"/>
              <w:marRight w:val="0"/>
              <w:marTop w:val="0"/>
              <w:marBottom w:val="0"/>
              <w:divBdr>
                <w:top w:val="none" w:sz="0" w:space="0" w:color="auto"/>
                <w:left w:val="none" w:sz="0" w:space="0" w:color="auto"/>
                <w:bottom w:val="none" w:sz="0" w:space="0" w:color="auto"/>
                <w:right w:val="none" w:sz="0" w:space="0" w:color="auto"/>
              </w:divBdr>
            </w:div>
            <w:div w:id="1795170415">
              <w:marLeft w:val="0"/>
              <w:marRight w:val="0"/>
              <w:marTop w:val="0"/>
              <w:marBottom w:val="0"/>
              <w:divBdr>
                <w:top w:val="none" w:sz="0" w:space="0" w:color="auto"/>
                <w:left w:val="none" w:sz="0" w:space="0" w:color="auto"/>
                <w:bottom w:val="none" w:sz="0" w:space="0" w:color="auto"/>
                <w:right w:val="none" w:sz="0" w:space="0" w:color="auto"/>
              </w:divBdr>
            </w:div>
            <w:div w:id="1299528752">
              <w:marLeft w:val="0"/>
              <w:marRight w:val="0"/>
              <w:marTop w:val="0"/>
              <w:marBottom w:val="0"/>
              <w:divBdr>
                <w:top w:val="none" w:sz="0" w:space="0" w:color="auto"/>
                <w:left w:val="none" w:sz="0" w:space="0" w:color="auto"/>
                <w:bottom w:val="none" w:sz="0" w:space="0" w:color="auto"/>
                <w:right w:val="none" w:sz="0" w:space="0" w:color="auto"/>
              </w:divBdr>
            </w:div>
            <w:div w:id="166678245">
              <w:marLeft w:val="0"/>
              <w:marRight w:val="0"/>
              <w:marTop w:val="0"/>
              <w:marBottom w:val="0"/>
              <w:divBdr>
                <w:top w:val="none" w:sz="0" w:space="0" w:color="auto"/>
                <w:left w:val="none" w:sz="0" w:space="0" w:color="auto"/>
                <w:bottom w:val="none" w:sz="0" w:space="0" w:color="auto"/>
                <w:right w:val="none" w:sz="0" w:space="0" w:color="auto"/>
              </w:divBdr>
            </w:div>
            <w:div w:id="1156914369">
              <w:marLeft w:val="0"/>
              <w:marRight w:val="0"/>
              <w:marTop w:val="0"/>
              <w:marBottom w:val="0"/>
              <w:divBdr>
                <w:top w:val="none" w:sz="0" w:space="0" w:color="auto"/>
                <w:left w:val="none" w:sz="0" w:space="0" w:color="auto"/>
                <w:bottom w:val="none" w:sz="0" w:space="0" w:color="auto"/>
                <w:right w:val="none" w:sz="0" w:space="0" w:color="auto"/>
              </w:divBdr>
            </w:div>
            <w:div w:id="552620260">
              <w:marLeft w:val="0"/>
              <w:marRight w:val="0"/>
              <w:marTop w:val="0"/>
              <w:marBottom w:val="0"/>
              <w:divBdr>
                <w:top w:val="none" w:sz="0" w:space="0" w:color="auto"/>
                <w:left w:val="none" w:sz="0" w:space="0" w:color="auto"/>
                <w:bottom w:val="none" w:sz="0" w:space="0" w:color="auto"/>
                <w:right w:val="none" w:sz="0" w:space="0" w:color="auto"/>
              </w:divBdr>
            </w:div>
            <w:div w:id="1426540425">
              <w:marLeft w:val="0"/>
              <w:marRight w:val="0"/>
              <w:marTop w:val="0"/>
              <w:marBottom w:val="0"/>
              <w:divBdr>
                <w:top w:val="none" w:sz="0" w:space="0" w:color="auto"/>
                <w:left w:val="none" w:sz="0" w:space="0" w:color="auto"/>
                <w:bottom w:val="none" w:sz="0" w:space="0" w:color="auto"/>
                <w:right w:val="none" w:sz="0" w:space="0" w:color="auto"/>
              </w:divBdr>
            </w:div>
            <w:div w:id="18733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0072">
      <w:bodyDiv w:val="1"/>
      <w:marLeft w:val="0"/>
      <w:marRight w:val="0"/>
      <w:marTop w:val="0"/>
      <w:marBottom w:val="0"/>
      <w:divBdr>
        <w:top w:val="none" w:sz="0" w:space="0" w:color="auto"/>
        <w:left w:val="none" w:sz="0" w:space="0" w:color="auto"/>
        <w:bottom w:val="none" w:sz="0" w:space="0" w:color="auto"/>
        <w:right w:val="none" w:sz="0" w:space="0" w:color="auto"/>
      </w:divBdr>
    </w:div>
    <w:div w:id="817961633">
      <w:bodyDiv w:val="1"/>
      <w:marLeft w:val="0"/>
      <w:marRight w:val="0"/>
      <w:marTop w:val="0"/>
      <w:marBottom w:val="0"/>
      <w:divBdr>
        <w:top w:val="none" w:sz="0" w:space="0" w:color="auto"/>
        <w:left w:val="none" w:sz="0" w:space="0" w:color="auto"/>
        <w:bottom w:val="none" w:sz="0" w:space="0" w:color="auto"/>
        <w:right w:val="none" w:sz="0" w:space="0" w:color="auto"/>
      </w:divBdr>
      <w:divsChild>
        <w:div w:id="283733408">
          <w:marLeft w:val="0"/>
          <w:marRight w:val="0"/>
          <w:marTop w:val="0"/>
          <w:marBottom w:val="0"/>
          <w:divBdr>
            <w:top w:val="none" w:sz="0" w:space="0" w:color="auto"/>
            <w:left w:val="none" w:sz="0" w:space="0" w:color="auto"/>
            <w:bottom w:val="none" w:sz="0" w:space="0" w:color="auto"/>
            <w:right w:val="none" w:sz="0" w:space="0" w:color="auto"/>
          </w:divBdr>
          <w:divsChild>
            <w:div w:id="970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327">
      <w:bodyDiv w:val="1"/>
      <w:marLeft w:val="0"/>
      <w:marRight w:val="0"/>
      <w:marTop w:val="0"/>
      <w:marBottom w:val="0"/>
      <w:divBdr>
        <w:top w:val="none" w:sz="0" w:space="0" w:color="auto"/>
        <w:left w:val="none" w:sz="0" w:space="0" w:color="auto"/>
        <w:bottom w:val="none" w:sz="0" w:space="0" w:color="auto"/>
        <w:right w:val="none" w:sz="0" w:space="0" w:color="auto"/>
      </w:divBdr>
      <w:divsChild>
        <w:div w:id="564219980">
          <w:marLeft w:val="0"/>
          <w:marRight w:val="0"/>
          <w:marTop w:val="0"/>
          <w:marBottom w:val="0"/>
          <w:divBdr>
            <w:top w:val="none" w:sz="0" w:space="0" w:color="auto"/>
            <w:left w:val="none" w:sz="0" w:space="0" w:color="auto"/>
            <w:bottom w:val="none" w:sz="0" w:space="0" w:color="auto"/>
            <w:right w:val="none" w:sz="0" w:space="0" w:color="auto"/>
          </w:divBdr>
          <w:divsChild>
            <w:div w:id="2097747283">
              <w:marLeft w:val="0"/>
              <w:marRight w:val="0"/>
              <w:marTop w:val="0"/>
              <w:marBottom w:val="0"/>
              <w:divBdr>
                <w:top w:val="none" w:sz="0" w:space="0" w:color="auto"/>
                <w:left w:val="none" w:sz="0" w:space="0" w:color="auto"/>
                <w:bottom w:val="none" w:sz="0" w:space="0" w:color="auto"/>
                <w:right w:val="none" w:sz="0" w:space="0" w:color="auto"/>
              </w:divBdr>
              <w:divsChild>
                <w:div w:id="890850393">
                  <w:marLeft w:val="0"/>
                  <w:marRight w:val="0"/>
                  <w:marTop w:val="0"/>
                  <w:marBottom w:val="0"/>
                  <w:divBdr>
                    <w:top w:val="none" w:sz="0" w:space="0" w:color="auto"/>
                    <w:left w:val="none" w:sz="0" w:space="0" w:color="auto"/>
                    <w:bottom w:val="none" w:sz="0" w:space="0" w:color="auto"/>
                    <w:right w:val="none" w:sz="0" w:space="0" w:color="auto"/>
                  </w:divBdr>
                  <w:divsChild>
                    <w:div w:id="694386418">
                      <w:marLeft w:val="0"/>
                      <w:marRight w:val="0"/>
                      <w:marTop w:val="0"/>
                      <w:marBottom w:val="0"/>
                      <w:divBdr>
                        <w:top w:val="none" w:sz="0" w:space="0" w:color="auto"/>
                        <w:left w:val="none" w:sz="0" w:space="0" w:color="auto"/>
                        <w:bottom w:val="none" w:sz="0" w:space="0" w:color="auto"/>
                        <w:right w:val="none" w:sz="0" w:space="0" w:color="auto"/>
                      </w:divBdr>
                      <w:divsChild>
                        <w:div w:id="1872569664">
                          <w:marLeft w:val="0"/>
                          <w:marRight w:val="0"/>
                          <w:marTop w:val="0"/>
                          <w:marBottom w:val="0"/>
                          <w:divBdr>
                            <w:top w:val="none" w:sz="0" w:space="0" w:color="auto"/>
                            <w:left w:val="none" w:sz="0" w:space="0" w:color="auto"/>
                            <w:bottom w:val="none" w:sz="0" w:space="0" w:color="auto"/>
                            <w:right w:val="none" w:sz="0" w:space="0" w:color="auto"/>
                          </w:divBdr>
                          <w:divsChild>
                            <w:div w:id="373970723">
                              <w:marLeft w:val="0"/>
                              <w:marRight w:val="0"/>
                              <w:marTop w:val="0"/>
                              <w:marBottom w:val="0"/>
                              <w:divBdr>
                                <w:top w:val="none" w:sz="0" w:space="0" w:color="auto"/>
                                <w:left w:val="none" w:sz="0" w:space="0" w:color="auto"/>
                                <w:bottom w:val="none" w:sz="0" w:space="0" w:color="auto"/>
                                <w:right w:val="none" w:sz="0" w:space="0" w:color="auto"/>
                              </w:divBdr>
                              <w:divsChild>
                                <w:div w:id="212622853">
                                  <w:marLeft w:val="0"/>
                                  <w:marRight w:val="0"/>
                                  <w:marTop w:val="0"/>
                                  <w:marBottom w:val="0"/>
                                  <w:divBdr>
                                    <w:top w:val="none" w:sz="0" w:space="0" w:color="auto"/>
                                    <w:left w:val="none" w:sz="0" w:space="0" w:color="auto"/>
                                    <w:bottom w:val="none" w:sz="0" w:space="0" w:color="auto"/>
                                    <w:right w:val="none" w:sz="0" w:space="0" w:color="auto"/>
                                  </w:divBdr>
                                  <w:divsChild>
                                    <w:div w:id="2079159157">
                                      <w:marLeft w:val="0"/>
                                      <w:marRight w:val="0"/>
                                      <w:marTop w:val="0"/>
                                      <w:marBottom w:val="0"/>
                                      <w:divBdr>
                                        <w:top w:val="none" w:sz="0" w:space="0" w:color="auto"/>
                                        <w:left w:val="none" w:sz="0" w:space="0" w:color="auto"/>
                                        <w:bottom w:val="none" w:sz="0" w:space="0" w:color="auto"/>
                                        <w:right w:val="none" w:sz="0" w:space="0" w:color="auto"/>
                                      </w:divBdr>
                                      <w:divsChild>
                                        <w:div w:id="14281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541235">
                  <w:marLeft w:val="0"/>
                  <w:marRight w:val="0"/>
                  <w:marTop w:val="0"/>
                  <w:marBottom w:val="0"/>
                  <w:divBdr>
                    <w:top w:val="none" w:sz="0" w:space="0" w:color="auto"/>
                    <w:left w:val="none" w:sz="0" w:space="0" w:color="auto"/>
                    <w:bottom w:val="none" w:sz="0" w:space="0" w:color="auto"/>
                    <w:right w:val="none" w:sz="0" w:space="0" w:color="auto"/>
                  </w:divBdr>
                  <w:divsChild>
                    <w:div w:id="217209410">
                      <w:marLeft w:val="0"/>
                      <w:marRight w:val="0"/>
                      <w:marTop w:val="0"/>
                      <w:marBottom w:val="0"/>
                      <w:divBdr>
                        <w:top w:val="none" w:sz="0" w:space="0" w:color="auto"/>
                        <w:left w:val="none" w:sz="0" w:space="0" w:color="auto"/>
                        <w:bottom w:val="none" w:sz="0" w:space="0" w:color="auto"/>
                        <w:right w:val="none" w:sz="0" w:space="0" w:color="auto"/>
                      </w:divBdr>
                      <w:divsChild>
                        <w:div w:id="1565293750">
                          <w:marLeft w:val="0"/>
                          <w:marRight w:val="0"/>
                          <w:marTop w:val="0"/>
                          <w:marBottom w:val="0"/>
                          <w:divBdr>
                            <w:top w:val="none" w:sz="0" w:space="0" w:color="auto"/>
                            <w:left w:val="none" w:sz="0" w:space="0" w:color="auto"/>
                            <w:bottom w:val="none" w:sz="0" w:space="0" w:color="auto"/>
                            <w:right w:val="none" w:sz="0" w:space="0" w:color="auto"/>
                          </w:divBdr>
                          <w:divsChild>
                            <w:div w:id="1863206496">
                              <w:marLeft w:val="30"/>
                              <w:marRight w:val="30"/>
                              <w:marTop w:val="0"/>
                              <w:marBottom w:val="30"/>
                              <w:divBdr>
                                <w:top w:val="none" w:sz="0" w:space="0" w:color="auto"/>
                                <w:left w:val="none" w:sz="0" w:space="0" w:color="auto"/>
                                <w:bottom w:val="none" w:sz="0" w:space="0" w:color="auto"/>
                                <w:right w:val="none" w:sz="0" w:space="0" w:color="auto"/>
                              </w:divBdr>
                              <w:divsChild>
                                <w:div w:id="1617566298">
                                  <w:marLeft w:val="0"/>
                                  <w:marRight w:val="-15"/>
                                  <w:marTop w:val="0"/>
                                  <w:marBottom w:val="30"/>
                                  <w:divBdr>
                                    <w:top w:val="single" w:sz="6" w:space="0" w:color="E1E9F7"/>
                                    <w:left w:val="single" w:sz="6" w:space="8" w:color="E1E9F7"/>
                                    <w:bottom w:val="none" w:sz="0" w:space="0" w:color="auto"/>
                                    <w:right w:val="single" w:sz="6" w:space="4" w:color="E1E9F7"/>
                                  </w:divBdr>
                                  <w:divsChild>
                                    <w:div w:id="316111680">
                                      <w:marLeft w:val="-15"/>
                                      <w:marRight w:val="-15"/>
                                      <w:marTop w:val="0"/>
                                      <w:marBottom w:val="0"/>
                                      <w:divBdr>
                                        <w:top w:val="none" w:sz="0" w:space="0" w:color="D8D8D8"/>
                                        <w:left w:val="none" w:sz="0" w:space="0" w:color="D8D8D8"/>
                                        <w:bottom w:val="none" w:sz="0" w:space="0" w:color="D8D8D8"/>
                                        <w:right w:val="none" w:sz="0" w:space="0" w:color="D8D8D8"/>
                                      </w:divBdr>
                                      <w:divsChild>
                                        <w:div w:id="433943464">
                                          <w:marLeft w:val="0"/>
                                          <w:marRight w:val="0"/>
                                          <w:marTop w:val="0"/>
                                          <w:marBottom w:val="0"/>
                                          <w:divBdr>
                                            <w:top w:val="none" w:sz="0" w:space="0" w:color="auto"/>
                                            <w:left w:val="none" w:sz="0" w:space="0" w:color="auto"/>
                                            <w:bottom w:val="none" w:sz="0" w:space="0" w:color="auto"/>
                                            <w:right w:val="none" w:sz="0" w:space="0" w:color="auto"/>
                                          </w:divBdr>
                                          <w:divsChild>
                                            <w:div w:id="5708930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293836">
          <w:marLeft w:val="0"/>
          <w:marRight w:val="0"/>
          <w:marTop w:val="0"/>
          <w:marBottom w:val="0"/>
          <w:divBdr>
            <w:top w:val="none" w:sz="0" w:space="0" w:color="auto"/>
            <w:left w:val="none" w:sz="0" w:space="0" w:color="auto"/>
            <w:bottom w:val="none" w:sz="0" w:space="0" w:color="auto"/>
            <w:right w:val="none" w:sz="0" w:space="0" w:color="auto"/>
          </w:divBdr>
          <w:divsChild>
            <w:div w:id="1819608899">
              <w:marLeft w:val="0"/>
              <w:marRight w:val="0"/>
              <w:marTop w:val="0"/>
              <w:marBottom w:val="0"/>
              <w:divBdr>
                <w:top w:val="single" w:sz="12" w:space="1" w:color="0B57D0"/>
                <w:left w:val="single" w:sz="12" w:space="2" w:color="0B57D0"/>
                <w:bottom w:val="single" w:sz="12" w:space="1" w:color="0B57D0"/>
                <w:right w:val="single" w:sz="12" w:space="2" w:color="0B57D0"/>
              </w:divBdr>
              <w:divsChild>
                <w:div w:id="1257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097">
      <w:bodyDiv w:val="1"/>
      <w:marLeft w:val="0"/>
      <w:marRight w:val="0"/>
      <w:marTop w:val="0"/>
      <w:marBottom w:val="0"/>
      <w:divBdr>
        <w:top w:val="none" w:sz="0" w:space="0" w:color="auto"/>
        <w:left w:val="none" w:sz="0" w:space="0" w:color="auto"/>
        <w:bottom w:val="none" w:sz="0" w:space="0" w:color="auto"/>
        <w:right w:val="none" w:sz="0" w:space="0" w:color="auto"/>
      </w:divBdr>
      <w:divsChild>
        <w:div w:id="564687458">
          <w:marLeft w:val="0"/>
          <w:marRight w:val="0"/>
          <w:marTop w:val="0"/>
          <w:marBottom w:val="0"/>
          <w:divBdr>
            <w:top w:val="none" w:sz="0" w:space="0" w:color="auto"/>
            <w:left w:val="none" w:sz="0" w:space="0" w:color="auto"/>
            <w:bottom w:val="none" w:sz="0" w:space="0" w:color="auto"/>
            <w:right w:val="none" w:sz="0" w:space="0" w:color="auto"/>
          </w:divBdr>
          <w:divsChild>
            <w:div w:id="2050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318">
      <w:bodyDiv w:val="1"/>
      <w:marLeft w:val="0"/>
      <w:marRight w:val="0"/>
      <w:marTop w:val="0"/>
      <w:marBottom w:val="0"/>
      <w:divBdr>
        <w:top w:val="none" w:sz="0" w:space="0" w:color="auto"/>
        <w:left w:val="none" w:sz="0" w:space="0" w:color="auto"/>
        <w:bottom w:val="none" w:sz="0" w:space="0" w:color="auto"/>
        <w:right w:val="none" w:sz="0" w:space="0" w:color="auto"/>
      </w:divBdr>
      <w:divsChild>
        <w:div w:id="340619817">
          <w:marLeft w:val="0"/>
          <w:marRight w:val="0"/>
          <w:marTop w:val="0"/>
          <w:marBottom w:val="0"/>
          <w:divBdr>
            <w:top w:val="none" w:sz="0" w:space="0" w:color="auto"/>
            <w:left w:val="none" w:sz="0" w:space="0" w:color="auto"/>
            <w:bottom w:val="none" w:sz="0" w:space="0" w:color="auto"/>
            <w:right w:val="none" w:sz="0" w:space="0" w:color="auto"/>
          </w:divBdr>
          <w:divsChild>
            <w:div w:id="1820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9581">
      <w:bodyDiv w:val="1"/>
      <w:marLeft w:val="0"/>
      <w:marRight w:val="0"/>
      <w:marTop w:val="0"/>
      <w:marBottom w:val="0"/>
      <w:divBdr>
        <w:top w:val="none" w:sz="0" w:space="0" w:color="auto"/>
        <w:left w:val="none" w:sz="0" w:space="0" w:color="auto"/>
        <w:bottom w:val="none" w:sz="0" w:space="0" w:color="auto"/>
        <w:right w:val="none" w:sz="0" w:space="0" w:color="auto"/>
      </w:divBdr>
      <w:divsChild>
        <w:div w:id="706414634">
          <w:marLeft w:val="0"/>
          <w:marRight w:val="0"/>
          <w:marTop w:val="0"/>
          <w:marBottom w:val="0"/>
          <w:divBdr>
            <w:top w:val="none" w:sz="0" w:space="0" w:color="auto"/>
            <w:left w:val="none" w:sz="0" w:space="0" w:color="auto"/>
            <w:bottom w:val="none" w:sz="0" w:space="0" w:color="auto"/>
            <w:right w:val="none" w:sz="0" w:space="0" w:color="auto"/>
          </w:divBdr>
          <w:divsChild>
            <w:div w:id="671490466">
              <w:marLeft w:val="0"/>
              <w:marRight w:val="0"/>
              <w:marTop w:val="0"/>
              <w:marBottom w:val="0"/>
              <w:divBdr>
                <w:top w:val="none" w:sz="0" w:space="0" w:color="auto"/>
                <w:left w:val="none" w:sz="0" w:space="0" w:color="auto"/>
                <w:bottom w:val="none" w:sz="0" w:space="0" w:color="auto"/>
                <w:right w:val="none" w:sz="0" w:space="0" w:color="auto"/>
              </w:divBdr>
            </w:div>
            <w:div w:id="1238786669">
              <w:marLeft w:val="0"/>
              <w:marRight w:val="0"/>
              <w:marTop w:val="0"/>
              <w:marBottom w:val="0"/>
              <w:divBdr>
                <w:top w:val="none" w:sz="0" w:space="0" w:color="auto"/>
                <w:left w:val="none" w:sz="0" w:space="0" w:color="auto"/>
                <w:bottom w:val="none" w:sz="0" w:space="0" w:color="auto"/>
                <w:right w:val="none" w:sz="0" w:space="0" w:color="auto"/>
              </w:divBdr>
            </w:div>
            <w:div w:id="399065196">
              <w:marLeft w:val="0"/>
              <w:marRight w:val="0"/>
              <w:marTop w:val="0"/>
              <w:marBottom w:val="0"/>
              <w:divBdr>
                <w:top w:val="none" w:sz="0" w:space="0" w:color="auto"/>
                <w:left w:val="none" w:sz="0" w:space="0" w:color="auto"/>
                <w:bottom w:val="none" w:sz="0" w:space="0" w:color="auto"/>
                <w:right w:val="none" w:sz="0" w:space="0" w:color="auto"/>
              </w:divBdr>
            </w:div>
            <w:div w:id="2007979707">
              <w:marLeft w:val="0"/>
              <w:marRight w:val="0"/>
              <w:marTop w:val="0"/>
              <w:marBottom w:val="0"/>
              <w:divBdr>
                <w:top w:val="none" w:sz="0" w:space="0" w:color="auto"/>
                <w:left w:val="none" w:sz="0" w:space="0" w:color="auto"/>
                <w:bottom w:val="none" w:sz="0" w:space="0" w:color="auto"/>
                <w:right w:val="none" w:sz="0" w:space="0" w:color="auto"/>
              </w:divBdr>
            </w:div>
            <w:div w:id="1418789270">
              <w:marLeft w:val="0"/>
              <w:marRight w:val="0"/>
              <w:marTop w:val="0"/>
              <w:marBottom w:val="0"/>
              <w:divBdr>
                <w:top w:val="none" w:sz="0" w:space="0" w:color="auto"/>
                <w:left w:val="none" w:sz="0" w:space="0" w:color="auto"/>
                <w:bottom w:val="none" w:sz="0" w:space="0" w:color="auto"/>
                <w:right w:val="none" w:sz="0" w:space="0" w:color="auto"/>
              </w:divBdr>
            </w:div>
            <w:div w:id="1792358777">
              <w:marLeft w:val="0"/>
              <w:marRight w:val="0"/>
              <w:marTop w:val="0"/>
              <w:marBottom w:val="0"/>
              <w:divBdr>
                <w:top w:val="none" w:sz="0" w:space="0" w:color="auto"/>
                <w:left w:val="none" w:sz="0" w:space="0" w:color="auto"/>
                <w:bottom w:val="none" w:sz="0" w:space="0" w:color="auto"/>
                <w:right w:val="none" w:sz="0" w:space="0" w:color="auto"/>
              </w:divBdr>
            </w:div>
            <w:div w:id="1926264973">
              <w:marLeft w:val="0"/>
              <w:marRight w:val="0"/>
              <w:marTop w:val="0"/>
              <w:marBottom w:val="0"/>
              <w:divBdr>
                <w:top w:val="none" w:sz="0" w:space="0" w:color="auto"/>
                <w:left w:val="none" w:sz="0" w:space="0" w:color="auto"/>
                <w:bottom w:val="none" w:sz="0" w:space="0" w:color="auto"/>
                <w:right w:val="none" w:sz="0" w:space="0" w:color="auto"/>
              </w:divBdr>
            </w:div>
            <w:div w:id="1942302765">
              <w:marLeft w:val="0"/>
              <w:marRight w:val="0"/>
              <w:marTop w:val="0"/>
              <w:marBottom w:val="0"/>
              <w:divBdr>
                <w:top w:val="none" w:sz="0" w:space="0" w:color="auto"/>
                <w:left w:val="none" w:sz="0" w:space="0" w:color="auto"/>
                <w:bottom w:val="none" w:sz="0" w:space="0" w:color="auto"/>
                <w:right w:val="none" w:sz="0" w:space="0" w:color="auto"/>
              </w:divBdr>
            </w:div>
            <w:div w:id="1326933641">
              <w:marLeft w:val="0"/>
              <w:marRight w:val="0"/>
              <w:marTop w:val="0"/>
              <w:marBottom w:val="0"/>
              <w:divBdr>
                <w:top w:val="none" w:sz="0" w:space="0" w:color="auto"/>
                <w:left w:val="none" w:sz="0" w:space="0" w:color="auto"/>
                <w:bottom w:val="none" w:sz="0" w:space="0" w:color="auto"/>
                <w:right w:val="none" w:sz="0" w:space="0" w:color="auto"/>
              </w:divBdr>
            </w:div>
            <w:div w:id="1219439507">
              <w:marLeft w:val="0"/>
              <w:marRight w:val="0"/>
              <w:marTop w:val="0"/>
              <w:marBottom w:val="0"/>
              <w:divBdr>
                <w:top w:val="none" w:sz="0" w:space="0" w:color="auto"/>
                <w:left w:val="none" w:sz="0" w:space="0" w:color="auto"/>
                <w:bottom w:val="none" w:sz="0" w:space="0" w:color="auto"/>
                <w:right w:val="none" w:sz="0" w:space="0" w:color="auto"/>
              </w:divBdr>
            </w:div>
            <w:div w:id="869731949">
              <w:marLeft w:val="0"/>
              <w:marRight w:val="0"/>
              <w:marTop w:val="0"/>
              <w:marBottom w:val="0"/>
              <w:divBdr>
                <w:top w:val="none" w:sz="0" w:space="0" w:color="auto"/>
                <w:left w:val="none" w:sz="0" w:space="0" w:color="auto"/>
                <w:bottom w:val="none" w:sz="0" w:space="0" w:color="auto"/>
                <w:right w:val="none" w:sz="0" w:space="0" w:color="auto"/>
              </w:divBdr>
            </w:div>
            <w:div w:id="1843818741">
              <w:marLeft w:val="0"/>
              <w:marRight w:val="0"/>
              <w:marTop w:val="0"/>
              <w:marBottom w:val="0"/>
              <w:divBdr>
                <w:top w:val="none" w:sz="0" w:space="0" w:color="auto"/>
                <w:left w:val="none" w:sz="0" w:space="0" w:color="auto"/>
                <w:bottom w:val="none" w:sz="0" w:space="0" w:color="auto"/>
                <w:right w:val="none" w:sz="0" w:space="0" w:color="auto"/>
              </w:divBdr>
            </w:div>
            <w:div w:id="130366295">
              <w:marLeft w:val="0"/>
              <w:marRight w:val="0"/>
              <w:marTop w:val="0"/>
              <w:marBottom w:val="0"/>
              <w:divBdr>
                <w:top w:val="none" w:sz="0" w:space="0" w:color="auto"/>
                <w:left w:val="none" w:sz="0" w:space="0" w:color="auto"/>
                <w:bottom w:val="none" w:sz="0" w:space="0" w:color="auto"/>
                <w:right w:val="none" w:sz="0" w:space="0" w:color="auto"/>
              </w:divBdr>
            </w:div>
            <w:div w:id="5064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0964">
      <w:bodyDiv w:val="1"/>
      <w:marLeft w:val="0"/>
      <w:marRight w:val="0"/>
      <w:marTop w:val="0"/>
      <w:marBottom w:val="0"/>
      <w:divBdr>
        <w:top w:val="none" w:sz="0" w:space="0" w:color="auto"/>
        <w:left w:val="none" w:sz="0" w:space="0" w:color="auto"/>
        <w:bottom w:val="none" w:sz="0" w:space="0" w:color="auto"/>
        <w:right w:val="none" w:sz="0" w:space="0" w:color="auto"/>
      </w:divBdr>
      <w:divsChild>
        <w:div w:id="756289084">
          <w:marLeft w:val="0"/>
          <w:marRight w:val="0"/>
          <w:marTop w:val="0"/>
          <w:marBottom w:val="0"/>
          <w:divBdr>
            <w:top w:val="none" w:sz="0" w:space="0" w:color="auto"/>
            <w:left w:val="none" w:sz="0" w:space="0" w:color="auto"/>
            <w:bottom w:val="none" w:sz="0" w:space="0" w:color="auto"/>
            <w:right w:val="none" w:sz="0" w:space="0" w:color="auto"/>
          </w:divBdr>
          <w:divsChild>
            <w:div w:id="1494295558">
              <w:marLeft w:val="0"/>
              <w:marRight w:val="0"/>
              <w:marTop w:val="0"/>
              <w:marBottom w:val="0"/>
              <w:divBdr>
                <w:top w:val="none" w:sz="0" w:space="0" w:color="auto"/>
                <w:left w:val="none" w:sz="0" w:space="0" w:color="auto"/>
                <w:bottom w:val="none" w:sz="0" w:space="0" w:color="auto"/>
                <w:right w:val="none" w:sz="0" w:space="0" w:color="auto"/>
              </w:divBdr>
            </w:div>
            <w:div w:id="12808051">
              <w:marLeft w:val="0"/>
              <w:marRight w:val="0"/>
              <w:marTop w:val="0"/>
              <w:marBottom w:val="0"/>
              <w:divBdr>
                <w:top w:val="none" w:sz="0" w:space="0" w:color="auto"/>
                <w:left w:val="none" w:sz="0" w:space="0" w:color="auto"/>
                <w:bottom w:val="none" w:sz="0" w:space="0" w:color="auto"/>
                <w:right w:val="none" w:sz="0" w:space="0" w:color="auto"/>
              </w:divBdr>
            </w:div>
            <w:div w:id="9195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6628">
      <w:bodyDiv w:val="1"/>
      <w:marLeft w:val="0"/>
      <w:marRight w:val="0"/>
      <w:marTop w:val="0"/>
      <w:marBottom w:val="0"/>
      <w:divBdr>
        <w:top w:val="none" w:sz="0" w:space="0" w:color="auto"/>
        <w:left w:val="none" w:sz="0" w:space="0" w:color="auto"/>
        <w:bottom w:val="none" w:sz="0" w:space="0" w:color="auto"/>
        <w:right w:val="none" w:sz="0" w:space="0" w:color="auto"/>
      </w:divBdr>
      <w:divsChild>
        <w:div w:id="1724711904">
          <w:marLeft w:val="0"/>
          <w:marRight w:val="0"/>
          <w:marTop w:val="0"/>
          <w:marBottom w:val="0"/>
          <w:divBdr>
            <w:top w:val="none" w:sz="0" w:space="0" w:color="auto"/>
            <w:left w:val="none" w:sz="0" w:space="0" w:color="auto"/>
            <w:bottom w:val="none" w:sz="0" w:space="0" w:color="auto"/>
            <w:right w:val="none" w:sz="0" w:space="0" w:color="auto"/>
          </w:divBdr>
          <w:divsChild>
            <w:div w:id="30496661">
              <w:marLeft w:val="0"/>
              <w:marRight w:val="0"/>
              <w:marTop w:val="0"/>
              <w:marBottom w:val="0"/>
              <w:divBdr>
                <w:top w:val="none" w:sz="0" w:space="0" w:color="auto"/>
                <w:left w:val="none" w:sz="0" w:space="0" w:color="auto"/>
                <w:bottom w:val="none" w:sz="0" w:space="0" w:color="auto"/>
                <w:right w:val="none" w:sz="0" w:space="0" w:color="auto"/>
              </w:divBdr>
            </w:div>
            <w:div w:id="64840632">
              <w:marLeft w:val="0"/>
              <w:marRight w:val="0"/>
              <w:marTop w:val="0"/>
              <w:marBottom w:val="0"/>
              <w:divBdr>
                <w:top w:val="none" w:sz="0" w:space="0" w:color="auto"/>
                <w:left w:val="none" w:sz="0" w:space="0" w:color="auto"/>
                <w:bottom w:val="none" w:sz="0" w:space="0" w:color="auto"/>
                <w:right w:val="none" w:sz="0" w:space="0" w:color="auto"/>
              </w:divBdr>
            </w:div>
            <w:div w:id="10309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08767">
      <w:bodyDiv w:val="1"/>
      <w:marLeft w:val="0"/>
      <w:marRight w:val="0"/>
      <w:marTop w:val="0"/>
      <w:marBottom w:val="0"/>
      <w:divBdr>
        <w:top w:val="none" w:sz="0" w:space="0" w:color="auto"/>
        <w:left w:val="none" w:sz="0" w:space="0" w:color="auto"/>
        <w:bottom w:val="none" w:sz="0" w:space="0" w:color="auto"/>
        <w:right w:val="none" w:sz="0" w:space="0" w:color="auto"/>
      </w:divBdr>
      <w:divsChild>
        <w:div w:id="1142427867">
          <w:marLeft w:val="0"/>
          <w:marRight w:val="0"/>
          <w:marTop w:val="0"/>
          <w:marBottom w:val="0"/>
          <w:divBdr>
            <w:top w:val="none" w:sz="0" w:space="0" w:color="auto"/>
            <w:left w:val="none" w:sz="0" w:space="0" w:color="auto"/>
            <w:bottom w:val="none" w:sz="0" w:space="0" w:color="auto"/>
            <w:right w:val="none" w:sz="0" w:space="0" w:color="auto"/>
          </w:divBdr>
          <w:divsChild>
            <w:div w:id="1257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040">
      <w:bodyDiv w:val="1"/>
      <w:marLeft w:val="0"/>
      <w:marRight w:val="0"/>
      <w:marTop w:val="0"/>
      <w:marBottom w:val="0"/>
      <w:divBdr>
        <w:top w:val="none" w:sz="0" w:space="0" w:color="auto"/>
        <w:left w:val="none" w:sz="0" w:space="0" w:color="auto"/>
        <w:bottom w:val="none" w:sz="0" w:space="0" w:color="auto"/>
        <w:right w:val="none" w:sz="0" w:space="0" w:color="auto"/>
      </w:divBdr>
    </w:div>
    <w:div w:id="941643891">
      <w:bodyDiv w:val="1"/>
      <w:marLeft w:val="0"/>
      <w:marRight w:val="0"/>
      <w:marTop w:val="0"/>
      <w:marBottom w:val="0"/>
      <w:divBdr>
        <w:top w:val="none" w:sz="0" w:space="0" w:color="auto"/>
        <w:left w:val="none" w:sz="0" w:space="0" w:color="auto"/>
        <w:bottom w:val="none" w:sz="0" w:space="0" w:color="auto"/>
        <w:right w:val="none" w:sz="0" w:space="0" w:color="auto"/>
      </w:divBdr>
    </w:div>
    <w:div w:id="953561307">
      <w:bodyDiv w:val="1"/>
      <w:marLeft w:val="0"/>
      <w:marRight w:val="0"/>
      <w:marTop w:val="0"/>
      <w:marBottom w:val="0"/>
      <w:divBdr>
        <w:top w:val="none" w:sz="0" w:space="0" w:color="auto"/>
        <w:left w:val="none" w:sz="0" w:space="0" w:color="auto"/>
        <w:bottom w:val="none" w:sz="0" w:space="0" w:color="auto"/>
        <w:right w:val="none" w:sz="0" w:space="0" w:color="auto"/>
      </w:divBdr>
      <w:divsChild>
        <w:div w:id="1682655956">
          <w:marLeft w:val="0"/>
          <w:marRight w:val="0"/>
          <w:marTop w:val="0"/>
          <w:marBottom w:val="0"/>
          <w:divBdr>
            <w:top w:val="none" w:sz="0" w:space="0" w:color="auto"/>
            <w:left w:val="none" w:sz="0" w:space="0" w:color="auto"/>
            <w:bottom w:val="none" w:sz="0" w:space="0" w:color="auto"/>
            <w:right w:val="none" w:sz="0" w:space="0" w:color="auto"/>
          </w:divBdr>
          <w:divsChild>
            <w:div w:id="471487101">
              <w:marLeft w:val="0"/>
              <w:marRight w:val="0"/>
              <w:marTop w:val="0"/>
              <w:marBottom w:val="0"/>
              <w:divBdr>
                <w:top w:val="none" w:sz="0" w:space="0" w:color="auto"/>
                <w:left w:val="none" w:sz="0" w:space="0" w:color="auto"/>
                <w:bottom w:val="none" w:sz="0" w:space="0" w:color="auto"/>
                <w:right w:val="none" w:sz="0" w:space="0" w:color="auto"/>
              </w:divBdr>
            </w:div>
            <w:div w:id="729115718">
              <w:marLeft w:val="0"/>
              <w:marRight w:val="0"/>
              <w:marTop w:val="0"/>
              <w:marBottom w:val="0"/>
              <w:divBdr>
                <w:top w:val="none" w:sz="0" w:space="0" w:color="auto"/>
                <w:left w:val="none" w:sz="0" w:space="0" w:color="auto"/>
                <w:bottom w:val="none" w:sz="0" w:space="0" w:color="auto"/>
                <w:right w:val="none" w:sz="0" w:space="0" w:color="auto"/>
              </w:divBdr>
            </w:div>
            <w:div w:id="1857501462">
              <w:marLeft w:val="0"/>
              <w:marRight w:val="0"/>
              <w:marTop w:val="0"/>
              <w:marBottom w:val="0"/>
              <w:divBdr>
                <w:top w:val="none" w:sz="0" w:space="0" w:color="auto"/>
                <w:left w:val="none" w:sz="0" w:space="0" w:color="auto"/>
                <w:bottom w:val="none" w:sz="0" w:space="0" w:color="auto"/>
                <w:right w:val="none" w:sz="0" w:space="0" w:color="auto"/>
              </w:divBdr>
            </w:div>
            <w:div w:id="164128881">
              <w:marLeft w:val="0"/>
              <w:marRight w:val="0"/>
              <w:marTop w:val="0"/>
              <w:marBottom w:val="0"/>
              <w:divBdr>
                <w:top w:val="none" w:sz="0" w:space="0" w:color="auto"/>
                <w:left w:val="none" w:sz="0" w:space="0" w:color="auto"/>
                <w:bottom w:val="none" w:sz="0" w:space="0" w:color="auto"/>
                <w:right w:val="none" w:sz="0" w:space="0" w:color="auto"/>
              </w:divBdr>
            </w:div>
            <w:div w:id="1334335364">
              <w:marLeft w:val="0"/>
              <w:marRight w:val="0"/>
              <w:marTop w:val="0"/>
              <w:marBottom w:val="0"/>
              <w:divBdr>
                <w:top w:val="none" w:sz="0" w:space="0" w:color="auto"/>
                <w:left w:val="none" w:sz="0" w:space="0" w:color="auto"/>
                <w:bottom w:val="none" w:sz="0" w:space="0" w:color="auto"/>
                <w:right w:val="none" w:sz="0" w:space="0" w:color="auto"/>
              </w:divBdr>
            </w:div>
            <w:div w:id="137381290">
              <w:marLeft w:val="0"/>
              <w:marRight w:val="0"/>
              <w:marTop w:val="0"/>
              <w:marBottom w:val="0"/>
              <w:divBdr>
                <w:top w:val="none" w:sz="0" w:space="0" w:color="auto"/>
                <w:left w:val="none" w:sz="0" w:space="0" w:color="auto"/>
                <w:bottom w:val="none" w:sz="0" w:space="0" w:color="auto"/>
                <w:right w:val="none" w:sz="0" w:space="0" w:color="auto"/>
              </w:divBdr>
            </w:div>
            <w:div w:id="422149977">
              <w:marLeft w:val="0"/>
              <w:marRight w:val="0"/>
              <w:marTop w:val="0"/>
              <w:marBottom w:val="0"/>
              <w:divBdr>
                <w:top w:val="none" w:sz="0" w:space="0" w:color="auto"/>
                <w:left w:val="none" w:sz="0" w:space="0" w:color="auto"/>
                <w:bottom w:val="none" w:sz="0" w:space="0" w:color="auto"/>
                <w:right w:val="none" w:sz="0" w:space="0" w:color="auto"/>
              </w:divBdr>
            </w:div>
            <w:div w:id="810438804">
              <w:marLeft w:val="0"/>
              <w:marRight w:val="0"/>
              <w:marTop w:val="0"/>
              <w:marBottom w:val="0"/>
              <w:divBdr>
                <w:top w:val="none" w:sz="0" w:space="0" w:color="auto"/>
                <w:left w:val="none" w:sz="0" w:space="0" w:color="auto"/>
                <w:bottom w:val="none" w:sz="0" w:space="0" w:color="auto"/>
                <w:right w:val="none" w:sz="0" w:space="0" w:color="auto"/>
              </w:divBdr>
            </w:div>
            <w:div w:id="1647855127">
              <w:marLeft w:val="0"/>
              <w:marRight w:val="0"/>
              <w:marTop w:val="0"/>
              <w:marBottom w:val="0"/>
              <w:divBdr>
                <w:top w:val="none" w:sz="0" w:space="0" w:color="auto"/>
                <w:left w:val="none" w:sz="0" w:space="0" w:color="auto"/>
                <w:bottom w:val="none" w:sz="0" w:space="0" w:color="auto"/>
                <w:right w:val="none" w:sz="0" w:space="0" w:color="auto"/>
              </w:divBdr>
            </w:div>
            <w:div w:id="87818287">
              <w:marLeft w:val="0"/>
              <w:marRight w:val="0"/>
              <w:marTop w:val="0"/>
              <w:marBottom w:val="0"/>
              <w:divBdr>
                <w:top w:val="none" w:sz="0" w:space="0" w:color="auto"/>
                <w:left w:val="none" w:sz="0" w:space="0" w:color="auto"/>
                <w:bottom w:val="none" w:sz="0" w:space="0" w:color="auto"/>
                <w:right w:val="none" w:sz="0" w:space="0" w:color="auto"/>
              </w:divBdr>
            </w:div>
            <w:div w:id="5615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301">
      <w:bodyDiv w:val="1"/>
      <w:marLeft w:val="0"/>
      <w:marRight w:val="0"/>
      <w:marTop w:val="0"/>
      <w:marBottom w:val="0"/>
      <w:divBdr>
        <w:top w:val="none" w:sz="0" w:space="0" w:color="auto"/>
        <w:left w:val="none" w:sz="0" w:space="0" w:color="auto"/>
        <w:bottom w:val="none" w:sz="0" w:space="0" w:color="auto"/>
        <w:right w:val="none" w:sz="0" w:space="0" w:color="auto"/>
      </w:divBdr>
      <w:divsChild>
        <w:div w:id="768506543">
          <w:marLeft w:val="0"/>
          <w:marRight w:val="0"/>
          <w:marTop w:val="0"/>
          <w:marBottom w:val="0"/>
          <w:divBdr>
            <w:top w:val="none" w:sz="0" w:space="0" w:color="auto"/>
            <w:left w:val="none" w:sz="0" w:space="0" w:color="auto"/>
            <w:bottom w:val="none" w:sz="0" w:space="0" w:color="auto"/>
            <w:right w:val="none" w:sz="0" w:space="0" w:color="auto"/>
          </w:divBdr>
          <w:divsChild>
            <w:div w:id="745303748">
              <w:marLeft w:val="0"/>
              <w:marRight w:val="0"/>
              <w:marTop w:val="0"/>
              <w:marBottom w:val="0"/>
              <w:divBdr>
                <w:top w:val="none" w:sz="0" w:space="0" w:color="auto"/>
                <w:left w:val="none" w:sz="0" w:space="0" w:color="auto"/>
                <w:bottom w:val="none" w:sz="0" w:space="0" w:color="auto"/>
                <w:right w:val="none" w:sz="0" w:space="0" w:color="auto"/>
              </w:divBdr>
            </w:div>
            <w:div w:id="2092963202">
              <w:marLeft w:val="0"/>
              <w:marRight w:val="0"/>
              <w:marTop w:val="0"/>
              <w:marBottom w:val="0"/>
              <w:divBdr>
                <w:top w:val="none" w:sz="0" w:space="0" w:color="auto"/>
                <w:left w:val="none" w:sz="0" w:space="0" w:color="auto"/>
                <w:bottom w:val="none" w:sz="0" w:space="0" w:color="auto"/>
                <w:right w:val="none" w:sz="0" w:space="0" w:color="auto"/>
              </w:divBdr>
            </w:div>
            <w:div w:id="572161959">
              <w:marLeft w:val="0"/>
              <w:marRight w:val="0"/>
              <w:marTop w:val="0"/>
              <w:marBottom w:val="0"/>
              <w:divBdr>
                <w:top w:val="none" w:sz="0" w:space="0" w:color="auto"/>
                <w:left w:val="none" w:sz="0" w:space="0" w:color="auto"/>
                <w:bottom w:val="none" w:sz="0" w:space="0" w:color="auto"/>
                <w:right w:val="none" w:sz="0" w:space="0" w:color="auto"/>
              </w:divBdr>
            </w:div>
            <w:div w:id="1192646404">
              <w:marLeft w:val="0"/>
              <w:marRight w:val="0"/>
              <w:marTop w:val="0"/>
              <w:marBottom w:val="0"/>
              <w:divBdr>
                <w:top w:val="none" w:sz="0" w:space="0" w:color="auto"/>
                <w:left w:val="none" w:sz="0" w:space="0" w:color="auto"/>
                <w:bottom w:val="none" w:sz="0" w:space="0" w:color="auto"/>
                <w:right w:val="none" w:sz="0" w:space="0" w:color="auto"/>
              </w:divBdr>
            </w:div>
            <w:div w:id="1492483953">
              <w:marLeft w:val="0"/>
              <w:marRight w:val="0"/>
              <w:marTop w:val="0"/>
              <w:marBottom w:val="0"/>
              <w:divBdr>
                <w:top w:val="none" w:sz="0" w:space="0" w:color="auto"/>
                <w:left w:val="none" w:sz="0" w:space="0" w:color="auto"/>
                <w:bottom w:val="none" w:sz="0" w:space="0" w:color="auto"/>
                <w:right w:val="none" w:sz="0" w:space="0" w:color="auto"/>
              </w:divBdr>
            </w:div>
            <w:div w:id="1192493749">
              <w:marLeft w:val="0"/>
              <w:marRight w:val="0"/>
              <w:marTop w:val="0"/>
              <w:marBottom w:val="0"/>
              <w:divBdr>
                <w:top w:val="none" w:sz="0" w:space="0" w:color="auto"/>
                <w:left w:val="none" w:sz="0" w:space="0" w:color="auto"/>
                <w:bottom w:val="none" w:sz="0" w:space="0" w:color="auto"/>
                <w:right w:val="none" w:sz="0" w:space="0" w:color="auto"/>
              </w:divBdr>
            </w:div>
            <w:div w:id="1668284751">
              <w:marLeft w:val="0"/>
              <w:marRight w:val="0"/>
              <w:marTop w:val="0"/>
              <w:marBottom w:val="0"/>
              <w:divBdr>
                <w:top w:val="none" w:sz="0" w:space="0" w:color="auto"/>
                <w:left w:val="none" w:sz="0" w:space="0" w:color="auto"/>
                <w:bottom w:val="none" w:sz="0" w:space="0" w:color="auto"/>
                <w:right w:val="none" w:sz="0" w:space="0" w:color="auto"/>
              </w:divBdr>
            </w:div>
            <w:div w:id="856389351">
              <w:marLeft w:val="0"/>
              <w:marRight w:val="0"/>
              <w:marTop w:val="0"/>
              <w:marBottom w:val="0"/>
              <w:divBdr>
                <w:top w:val="none" w:sz="0" w:space="0" w:color="auto"/>
                <w:left w:val="none" w:sz="0" w:space="0" w:color="auto"/>
                <w:bottom w:val="none" w:sz="0" w:space="0" w:color="auto"/>
                <w:right w:val="none" w:sz="0" w:space="0" w:color="auto"/>
              </w:divBdr>
            </w:div>
            <w:div w:id="378632598">
              <w:marLeft w:val="0"/>
              <w:marRight w:val="0"/>
              <w:marTop w:val="0"/>
              <w:marBottom w:val="0"/>
              <w:divBdr>
                <w:top w:val="none" w:sz="0" w:space="0" w:color="auto"/>
                <w:left w:val="none" w:sz="0" w:space="0" w:color="auto"/>
                <w:bottom w:val="none" w:sz="0" w:space="0" w:color="auto"/>
                <w:right w:val="none" w:sz="0" w:space="0" w:color="auto"/>
              </w:divBdr>
            </w:div>
            <w:div w:id="659503219">
              <w:marLeft w:val="0"/>
              <w:marRight w:val="0"/>
              <w:marTop w:val="0"/>
              <w:marBottom w:val="0"/>
              <w:divBdr>
                <w:top w:val="none" w:sz="0" w:space="0" w:color="auto"/>
                <w:left w:val="none" w:sz="0" w:space="0" w:color="auto"/>
                <w:bottom w:val="none" w:sz="0" w:space="0" w:color="auto"/>
                <w:right w:val="none" w:sz="0" w:space="0" w:color="auto"/>
              </w:divBdr>
            </w:div>
            <w:div w:id="471679732">
              <w:marLeft w:val="0"/>
              <w:marRight w:val="0"/>
              <w:marTop w:val="0"/>
              <w:marBottom w:val="0"/>
              <w:divBdr>
                <w:top w:val="none" w:sz="0" w:space="0" w:color="auto"/>
                <w:left w:val="none" w:sz="0" w:space="0" w:color="auto"/>
                <w:bottom w:val="none" w:sz="0" w:space="0" w:color="auto"/>
                <w:right w:val="none" w:sz="0" w:space="0" w:color="auto"/>
              </w:divBdr>
            </w:div>
            <w:div w:id="883446659">
              <w:marLeft w:val="0"/>
              <w:marRight w:val="0"/>
              <w:marTop w:val="0"/>
              <w:marBottom w:val="0"/>
              <w:divBdr>
                <w:top w:val="none" w:sz="0" w:space="0" w:color="auto"/>
                <w:left w:val="none" w:sz="0" w:space="0" w:color="auto"/>
                <w:bottom w:val="none" w:sz="0" w:space="0" w:color="auto"/>
                <w:right w:val="none" w:sz="0" w:space="0" w:color="auto"/>
              </w:divBdr>
            </w:div>
            <w:div w:id="1945652389">
              <w:marLeft w:val="0"/>
              <w:marRight w:val="0"/>
              <w:marTop w:val="0"/>
              <w:marBottom w:val="0"/>
              <w:divBdr>
                <w:top w:val="none" w:sz="0" w:space="0" w:color="auto"/>
                <w:left w:val="none" w:sz="0" w:space="0" w:color="auto"/>
                <w:bottom w:val="none" w:sz="0" w:space="0" w:color="auto"/>
                <w:right w:val="none" w:sz="0" w:space="0" w:color="auto"/>
              </w:divBdr>
            </w:div>
            <w:div w:id="1686861049">
              <w:marLeft w:val="0"/>
              <w:marRight w:val="0"/>
              <w:marTop w:val="0"/>
              <w:marBottom w:val="0"/>
              <w:divBdr>
                <w:top w:val="none" w:sz="0" w:space="0" w:color="auto"/>
                <w:left w:val="none" w:sz="0" w:space="0" w:color="auto"/>
                <w:bottom w:val="none" w:sz="0" w:space="0" w:color="auto"/>
                <w:right w:val="none" w:sz="0" w:space="0" w:color="auto"/>
              </w:divBdr>
            </w:div>
            <w:div w:id="508717473">
              <w:marLeft w:val="0"/>
              <w:marRight w:val="0"/>
              <w:marTop w:val="0"/>
              <w:marBottom w:val="0"/>
              <w:divBdr>
                <w:top w:val="none" w:sz="0" w:space="0" w:color="auto"/>
                <w:left w:val="none" w:sz="0" w:space="0" w:color="auto"/>
                <w:bottom w:val="none" w:sz="0" w:space="0" w:color="auto"/>
                <w:right w:val="none" w:sz="0" w:space="0" w:color="auto"/>
              </w:divBdr>
            </w:div>
            <w:div w:id="1782842034">
              <w:marLeft w:val="0"/>
              <w:marRight w:val="0"/>
              <w:marTop w:val="0"/>
              <w:marBottom w:val="0"/>
              <w:divBdr>
                <w:top w:val="none" w:sz="0" w:space="0" w:color="auto"/>
                <w:left w:val="none" w:sz="0" w:space="0" w:color="auto"/>
                <w:bottom w:val="none" w:sz="0" w:space="0" w:color="auto"/>
                <w:right w:val="none" w:sz="0" w:space="0" w:color="auto"/>
              </w:divBdr>
            </w:div>
            <w:div w:id="1936590813">
              <w:marLeft w:val="0"/>
              <w:marRight w:val="0"/>
              <w:marTop w:val="0"/>
              <w:marBottom w:val="0"/>
              <w:divBdr>
                <w:top w:val="none" w:sz="0" w:space="0" w:color="auto"/>
                <w:left w:val="none" w:sz="0" w:space="0" w:color="auto"/>
                <w:bottom w:val="none" w:sz="0" w:space="0" w:color="auto"/>
                <w:right w:val="none" w:sz="0" w:space="0" w:color="auto"/>
              </w:divBdr>
            </w:div>
            <w:div w:id="869611732">
              <w:marLeft w:val="0"/>
              <w:marRight w:val="0"/>
              <w:marTop w:val="0"/>
              <w:marBottom w:val="0"/>
              <w:divBdr>
                <w:top w:val="none" w:sz="0" w:space="0" w:color="auto"/>
                <w:left w:val="none" w:sz="0" w:space="0" w:color="auto"/>
                <w:bottom w:val="none" w:sz="0" w:space="0" w:color="auto"/>
                <w:right w:val="none" w:sz="0" w:space="0" w:color="auto"/>
              </w:divBdr>
            </w:div>
            <w:div w:id="10954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6891">
      <w:bodyDiv w:val="1"/>
      <w:marLeft w:val="0"/>
      <w:marRight w:val="0"/>
      <w:marTop w:val="0"/>
      <w:marBottom w:val="0"/>
      <w:divBdr>
        <w:top w:val="none" w:sz="0" w:space="0" w:color="auto"/>
        <w:left w:val="none" w:sz="0" w:space="0" w:color="auto"/>
        <w:bottom w:val="none" w:sz="0" w:space="0" w:color="auto"/>
        <w:right w:val="none" w:sz="0" w:space="0" w:color="auto"/>
      </w:divBdr>
    </w:div>
    <w:div w:id="965046869">
      <w:bodyDiv w:val="1"/>
      <w:marLeft w:val="0"/>
      <w:marRight w:val="0"/>
      <w:marTop w:val="0"/>
      <w:marBottom w:val="0"/>
      <w:divBdr>
        <w:top w:val="none" w:sz="0" w:space="0" w:color="auto"/>
        <w:left w:val="none" w:sz="0" w:space="0" w:color="auto"/>
        <w:bottom w:val="none" w:sz="0" w:space="0" w:color="auto"/>
        <w:right w:val="none" w:sz="0" w:space="0" w:color="auto"/>
      </w:divBdr>
      <w:divsChild>
        <w:div w:id="1554390206">
          <w:marLeft w:val="0"/>
          <w:marRight w:val="0"/>
          <w:marTop w:val="0"/>
          <w:marBottom w:val="0"/>
          <w:divBdr>
            <w:top w:val="none" w:sz="0" w:space="0" w:color="auto"/>
            <w:left w:val="none" w:sz="0" w:space="0" w:color="auto"/>
            <w:bottom w:val="none" w:sz="0" w:space="0" w:color="auto"/>
            <w:right w:val="none" w:sz="0" w:space="0" w:color="auto"/>
          </w:divBdr>
          <w:divsChild>
            <w:div w:id="18260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8347">
      <w:bodyDiv w:val="1"/>
      <w:marLeft w:val="0"/>
      <w:marRight w:val="0"/>
      <w:marTop w:val="0"/>
      <w:marBottom w:val="0"/>
      <w:divBdr>
        <w:top w:val="none" w:sz="0" w:space="0" w:color="auto"/>
        <w:left w:val="none" w:sz="0" w:space="0" w:color="auto"/>
        <w:bottom w:val="none" w:sz="0" w:space="0" w:color="auto"/>
        <w:right w:val="none" w:sz="0" w:space="0" w:color="auto"/>
      </w:divBdr>
    </w:div>
    <w:div w:id="1003121966">
      <w:bodyDiv w:val="1"/>
      <w:marLeft w:val="0"/>
      <w:marRight w:val="0"/>
      <w:marTop w:val="0"/>
      <w:marBottom w:val="0"/>
      <w:divBdr>
        <w:top w:val="none" w:sz="0" w:space="0" w:color="auto"/>
        <w:left w:val="none" w:sz="0" w:space="0" w:color="auto"/>
        <w:bottom w:val="none" w:sz="0" w:space="0" w:color="auto"/>
        <w:right w:val="none" w:sz="0" w:space="0" w:color="auto"/>
      </w:divBdr>
      <w:divsChild>
        <w:div w:id="1183083362">
          <w:marLeft w:val="0"/>
          <w:marRight w:val="0"/>
          <w:marTop w:val="0"/>
          <w:marBottom w:val="0"/>
          <w:divBdr>
            <w:top w:val="none" w:sz="0" w:space="0" w:color="auto"/>
            <w:left w:val="none" w:sz="0" w:space="0" w:color="auto"/>
            <w:bottom w:val="none" w:sz="0" w:space="0" w:color="auto"/>
            <w:right w:val="none" w:sz="0" w:space="0" w:color="auto"/>
          </w:divBdr>
          <w:divsChild>
            <w:div w:id="1735621281">
              <w:marLeft w:val="0"/>
              <w:marRight w:val="0"/>
              <w:marTop w:val="0"/>
              <w:marBottom w:val="0"/>
              <w:divBdr>
                <w:top w:val="none" w:sz="0" w:space="0" w:color="auto"/>
                <w:left w:val="none" w:sz="0" w:space="0" w:color="auto"/>
                <w:bottom w:val="none" w:sz="0" w:space="0" w:color="auto"/>
                <w:right w:val="none" w:sz="0" w:space="0" w:color="auto"/>
              </w:divBdr>
            </w:div>
            <w:div w:id="490102233">
              <w:marLeft w:val="0"/>
              <w:marRight w:val="0"/>
              <w:marTop w:val="0"/>
              <w:marBottom w:val="0"/>
              <w:divBdr>
                <w:top w:val="none" w:sz="0" w:space="0" w:color="auto"/>
                <w:left w:val="none" w:sz="0" w:space="0" w:color="auto"/>
                <w:bottom w:val="none" w:sz="0" w:space="0" w:color="auto"/>
                <w:right w:val="none" w:sz="0" w:space="0" w:color="auto"/>
              </w:divBdr>
            </w:div>
            <w:div w:id="1844661103">
              <w:marLeft w:val="0"/>
              <w:marRight w:val="0"/>
              <w:marTop w:val="0"/>
              <w:marBottom w:val="0"/>
              <w:divBdr>
                <w:top w:val="none" w:sz="0" w:space="0" w:color="auto"/>
                <w:left w:val="none" w:sz="0" w:space="0" w:color="auto"/>
                <w:bottom w:val="none" w:sz="0" w:space="0" w:color="auto"/>
                <w:right w:val="none" w:sz="0" w:space="0" w:color="auto"/>
              </w:divBdr>
            </w:div>
            <w:div w:id="1985313697">
              <w:marLeft w:val="0"/>
              <w:marRight w:val="0"/>
              <w:marTop w:val="0"/>
              <w:marBottom w:val="0"/>
              <w:divBdr>
                <w:top w:val="none" w:sz="0" w:space="0" w:color="auto"/>
                <w:left w:val="none" w:sz="0" w:space="0" w:color="auto"/>
                <w:bottom w:val="none" w:sz="0" w:space="0" w:color="auto"/>
                <w:right w:val="none" w:sz="0" w:space="0" w:color="auto"/>
              </w:divBdr>
            </w:div>
            <w:div w:id="1846438212">
              <w:marLeft w:val="0"/>
              <w:marRight w:val="0"/>
              <w:marTop w:val="0"/>
              <w:marBottom w:val="0"/>
              <w:divBdr>
                <w:top w:val="none" w:sz="0" w:space="0" w:color="auto"/>
                <w:left w:val="none" w:sz="0" w:space="0" w:color="auto"/>
                <w:bottom w:val="none" w:sz="0" w:space="0" w:color="auto"/>
                <w:right w:val="none" w:sz="0" w:space="0" w:color="auto"/>
              </w:divBdr>
            </w:div>
            <w:div w:id="2134326120">
              <w:marLeft w:val="0"/>
              <w:marRight w:val="0"/>
              <w:marTop w:val="0"/>
              <w:marBottom w:val="0"/>
              <w:divBdr>
                <w:top w:val="none" w:sz="0" w:space="0" w:color="auto"/>
                <w:left w:val="none" w:sz="0" w:space="0" w:color="auto"/>
                <w:bottom w:val="none" w:sz="0" w:space="0" w:color="auto"/>
                <w:right w:val="none" w:sz="0" w:space="0" w:color="auto"/>
              </w:divBdr>
            </w:div>
            <w:div w:id="615715882">
              <w:marLeft w:val="0"/>
              <w:marRight w:val="0"/>
              <w:marTop w:val="0"/>
              <w:marBottom w:val="0"/>
              <w:divBdr>
                <w:top w:val="none" w:sz="0" w:space="0" w:color="auto"/>
                <w:left w:val="none" w:sz="0" w:space="0" w:color="auto"/>
                <w:bottom w:val="none" w:sz="0" w:space="0" w:color="auto"/>
                <w:right w:val="none" w:sz="0" w:space="0" w:color="auto"/>
              </w:divBdr>
            </w:div>
            <w:div w:id="5225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4293">
      <w:bodyDiv w:val="1"/>
      <w:marLeft w:val="0"/>
      <w:marRight w:val="0"/>
      <w:marTop w:val="0"/>
      <w:marBottom w:val="0"/>
      <w:divBdr>
        <w:top w:val="none" w:sz="0" w:space="0" w:color="auto"/>
        <w:left w:val="none" w:sz="0" w:space="0" w:color="auto"/>
        <w:bottom w:val="none" w:sz="0" w:space="0" w:color="auto"/>
        <w:right w:val="none" w:sz="0" w:space="0" w:color="auto"/>
      </w:divBdr>
      <w:divsChild>
        <w:div w:id="1353608495">
          <w:marLeft w:val="0"/>
          <w:marRight w:val="0"/>
          <w:marTop w:val="0"/>
          <w:marBottom w:val="0"/>
          <w:divBdr>
            <w:top w:val="none" w:sz="0" w:space="0" w:color="auto"/>
            <w:left w:val="none" w:sz="0" w:space="0" w:color="auto"/>
            <w:bottom w:val="none" w:sz="0" w:space="0" w:color="auto"/>
            <w:right w:val="none" w:sz="0" w:space="0" w:color="auto"/>
          </w:divBdr>
          <w:divsChild>
            <w:div w:id="311909016">
              <w:marLeft w:val="0"/>
              <w:marRight w:val="0"/>
              <w:marTop w:val="0"/>
              <w:marBottom w:val="0"/>
              <w:divBdr>
                <w:top w:val="none" w:sz="0" w:space="0" w:color="auto"/>
                <w:left w:val="none" w:sz="0" w:space="0" w:color="auto"/>
                <w:bottom w:val="none" w:sz="0" w:space="0" w:color="auto"/>
                <w:right w:val="none" w:sz="0" w:space="0" w:color="auto"/>
              </w:divBdr>
            </w:div>
            <w:div w:id="793838176">
              <w:marLeft w:val="0"/>
              <w:marRight w:val="0"/>
              <w:marTop w:val="0"/>
              <w:marBottom w:val="0"/>
              <w:divBdr>
                <w:top w:val="none" w:sz="0" w:space="0" w:color="auto"/>
                <w:left w:val="none" w:sz="0" w:space="0" w:color="auto"/>
                <w:bottom w:val="none" w:sz="0" w:space="0" w:color="auto"/>
                <w:right w:val="none" w:sz="0" w:space="0" w:color="auto"/>
              </w:divBdr>
            </w:div>
            <w:div w:id="935868745">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1765497905">
              <w:marLeft w:val="0"/>
              <w:marRight w:val="0"/>
              <w:marTop w:val="0"/>
              <w:marBottom w:val="0"/>
              <w:divBdr>
                <w:top w:val="none" w:sz="0" w:space="0" w:color="auto"/>
                <w:left w:val="none" w:sz="0" w:space="0" w:color="auto"/>
                <w:bottom w:val="none" w:sz="0" w:space="0" w:color="auto"/>
                <w:right w:val="none" w:sz="0" w:space="0" w:color="auto"/>
              </w:divBdr>
            </w:div>
            <w:div w:id="1634284662">
              <w:marLeft w:val="0"/>
              <w:marRight w:val="0"/>
              <w:marTop w:val="0"/>
              <w:marBottom w:val="0"/>
              <w:divBdr>
                <w:top w:val="none" w:sz="0" w:space="0" w:color="auto"/>
                <w:left w:val="none" w:sz="0" w:space="0" w:color="auto"/>
                <w:bottom w:val="none" w:sz="0" w:space="0" w:color="auto"/>
                <w:right w:val="none" w:sz="0" w:space="0" w:color="auto"/>
              </w:divBdr>
            </w:div>
            <w:div w:id="534974092">
              <w:marLeft w:val="0"/>
              <w:marRight w:val="0"/>
              <w:marTop w:val="0"/>
              <w:marBottom w:val="0"/>
              <w:divBdr>
                <w:top w:val="none" w:sz="0" w:space="0" w:color="auto"/>
                <w:left w:val="none" w:sz="0" w:space="0" w:color="auto"/>
                <w:bottom w:val="none" w:sz="0" w:space="0" w:color="auto"/>
                <w:right w:val="none" w:sz="0" w:space="0" w:color="auto"/>
              </w:divBdr>
            </w:div>
            <w:div w:id="194201782">
              <w:marLeft w:val="0"/>
              <w:marRight w:val="0"/>
              <w:marTop w:val="0"/>
              <w:marBottom w:val="0"/>
              <w:divBdr>
                <w:top w:val="none" w:sz="0" w:space="0" w:color="auto"/>
                <w:left w:val="none" w:sz="0" w:space="0" w:color="auto"/>
                <w:bottom w:val="none" w:sz="0" w:space="0" w:color="auto"/>
                <w:right w:val="none" w:sz="0" w:space="0" w:color="auto"/>
              </w:divBdr>
            </w:div>
            <w:div w:id="241255398">
              <w:marLeft w:val="0"/>
              <w:marRight w:val="0"/>
              <w:marTop w:val="0"/>
              <w:marBottom w:val="0"/>
              <w:divBdr>
                <w:top w:val="none" w:sz="0" w:space="0" w:color="auto"/>
                <w:left w:val="none" w:sz="0" w:space="0" w:color="auto"/>
                <w:bottom w:val="none" w:sz="0" w:space="0" w:color="auto"/>
                <w:right w:val="none" w:sz="0" w:space="0" w:color="auto"/>
              </w:divBdr>
            </w:div>
            <w:div w:id="1741293982">
              <w:marLeft w:val="0"/>
              <w:marRight w:val="0"/>
              <w:marTop w:val="0"/>
              <w:marBottom w:val="0"/>
              <w:divBdr>
                <w:top w:val="none" w:sz="0" w:space="0" w:color="auto"/>
                <w:left w:val="none" w:sz="0" w:space="0" w:color="auto"/>
                <w:bottom w:val="none" w:sz="0" w:space="0" w:color="auto"/>
                <w:right w:val="none" w:sz="0" w:space="0" w:color="auto"/>
              </w:divBdr>
            </w:div>
            <w:div w:id="19888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1284">
      <w:bodyDiv w:val="1"/>
      <w:marLeft w:val="0"/>
      <w:marRight w:val="0"/>
      <w:marTop w:val="0"/>
      <w:marBottom w:val="0"/>
      <w:divBdr>
        <w:top w:val="none" w:sz="0" w:space="0" w:color="auto"/>
        <w:left w:val="none" w:sz="0" w:space="0" w:color="auto"/>
        <w:bottom w:val="none" w:sz="0" w:space="0" w:color="auto"/>
        <w:right w:val="none" w:sz="0" w:space="0" w:color="auto"/>
      </w:divBdr>
      <w:divsChild>
        <w:div w:id="1881748682">
          <w:marLeft w:val="0"/>
          <w:marRight w:val="0"/>
          <w:marTop w:val="540"/>
          <w:marBottom w:val="0"/>
          <w:divBdr>
            <w:top w:val="none" w:sz="0" w:space="0" w:color="auto"/>
            <w:left w:val="none" w:sz="0" w:space="0" w:color="auto"/>
            <w:bottom w:val="none" w:sz="0" w:space="0" w:color="auto"/>
            <w:right w:val="none" w:sz="0" w:space="0" w:color="auto"/>
          </w:divBdr>
          <w:divsChild>
            <w:div w:id="2974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282">
      <w:bodyDiv w:val="1"/>
      <w:marLeft w:val="0"/>
      <w:marRight w:val="0"/>
      <w:marTop w:val="0"/>
      <w:marBottom w:val="0"/>
      <w:divBdr>
        <w:top w:val="none" w:sz="0" w:space="0" w:color="auto"/>
        <w:left w:val="none" w:sz="0" w:space="0" w:color="auto"/>
        <w:bottom w:val="none" w:sz="0" w:space="0" w:color="auto"/>
        <w:right w:val="none" w:sz="0" w:space="0" w:color="auto"/>
      </w:divBdr>
      <w:divsChild>
        <w:div w:id="1344817629">
          <w:marLeft w:val="0"/>
          <w:marRight w:val="0"/>
          <w:marTop w:val="0"/>
          <w:marBottom w:val="0"/>
          <w:divBdr>
            <w:top w:val="none" w:sz="0" w:space="0" w:color="auto"/>
            <w:left w:val="none" w:sz="0" w:space="0" w:color="auto"/>
            <w:bottom w:val="none" w:sz="0" w:space="0" w:color="auto"/>
            <w:right w:val="none" w:sz="0" w:space="0" w:color="auto"/>
          </w:divBdr>
          <w:divsChild>
            <w:div w:id="15230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697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83">
          <w:marLeft w:val="0"/>
          <w:marRight w:val="0"/>
          <w:marTop w:val="0"/>
          <w:marBottom w:val="0"/>
          <w:divBdr>
            <w:top w:val="none" w:sz="0" w:space="0" w:color="auto"/>
            <w:left w:val="none" w:sz="0" w:space="0" w:color="auto"/>
            <w:bottom w:val="none" w:sz="0" w:space="0" w:color="auto"/>
            <w:right w:val="none" w:sz="0" w:space="0" w:color="auto"/>
          </w:divBdr>
          <w:divsChild>
            <w:div w:id="1371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5488">
      <w:bodyDiv w:val="1"/>
      <w:marLeft w:val="0"/>
      <w:marRight w:val="0"/>
      <w:marTop w:val="0"/>
      <w:marBottom w:val="0"/>
      <w:divBdr>
        <w:top w:val="none" w:sz="0" w:space="0" w:color="auto"/>
        <w:left w:val="none" w:sz="0" w:space="0" w:color="auto"/>
        <w:bottom w:val="none" w:sz="0" w:space="0" w:color="auto"/>
        <w:right w:val="none" w:sz="0" w:space="0" w:color="auto"/>
      </w:divBdr>
      <w:divsChild>
        <w:div w:id="1180583092">
          <w:marLeft w:val="0"/>
          <w:marRight w:val="0"/>
          <w:marTop w:val="0"/>
          <w:marBottom w:val="0"/>
          <w:divBdr>
            <w:top w:val="none" w:sz="0" w:space="0" w:color="auto"/>
            <w:left w:val="none" w:sz="0" w:space="0" w:color="auto"/>
            <w:bottom w:val="none" w:sz="0" w:space="0" w:color="auto"/>
            <w:right w:val="none" w:sz="0" w:space="0" w:color="auto"/>
          </w:divBdr>
          <w:divsChild>
            <w:div w:id="9830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255">
      <w:bodyDiv w:val="1"/>
      <w:marLeft w:val="0"/>
      <w:marRight w:val="0"/>
      <w:marTop w:val="0"/>
      <w:marBottom w:val="0"/>
      <w:divBdr>
        <w:top w:val="none" w:sz="0" w:space="0" w:color="auto"/>
        <w:left w:val="none" w:sz="0" w:space="0" w:color="auto"/>
        <w:bottom w:val="none" w:sz="0" w:space="0" w:color="auto"/>
        <w:right w:val="none" w:sz="0" w:space="0" w:color="auto"/>
      </w:divBdr>
      <w:divsChild>
        <w:div w:id="1008170771">
          <w:marLeft w:val="0"/>
          <w:marRight w:val="0"/>
          <w:marTop w:val="0"/>
          <w:marBottom w:val="0"/>
          <w:divBdr>
            <w:top w:val="none" w:sz="0" w:space="0" w:color="auto"/>
            <w:left w:val="none" w:sz="0" w:space="0" w:color="auto"/>
            <w:bottom w:val="none" w:sz="0" w:space="0" w:color="auto"/>
            <w:right w:val="none" w:sz="0" w:space="0" w:color="auto"/>
          </w:divBdr>
          <w:divsChild>
            <w:div w:id="582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069">
      <w:bodyDiv w:val="1"/>
      <w:marLeft w:val="0"/>
      <w:marRight w:val="0"/>
      <w:marTop w:val="0"/>
      <w:marBottom w:val="0"/>
      <w:divBdr>
        <w:top w:val="none" w:sz="0" w:space="0" w:color="auto"/>
        <w:left w:val="none" w:sz="0" w:space="0" w:color="auto"/>
        <w:bottom w:val="none" w:sz="0" w:space="0" w:color="auto"/>
        <w:right w:val="none" w:sz="0" w:space="0" w:color="auto"/>
      </w:divBdr>
      <w:divsChild>
        <w:div w:id="573124042">
          <w:marLeft w:val="0"/>
          <w:marRight w:val="0"/>
          <w:marTop w:val="0"/>
          <w:marBottom w:val="0"/>
          <w:divBdr>
            <w:top w:val="none" w:sz="0" w:space="0" w:color="auto"/>
            <w:left w:val="none" w:sz="0" w:space="0" w:color="auto"/>
            <w:bottom w:val="none" w:sz="0" w:space="0" w:color="auto"/>
            <w:right w:val="none" w:sz="0" w:space="0" w:color="auto"/>
          </w:divBdr>
          <w:divsChild>
            <w:div w:id="6732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1536">
      <w:bodyDiv w:val="1"/>
      <w:marLeft w:val="0"/>
      <w:marRight w:val="0"/>
      <w:marTop w:val="0"/>
      <w:marBottom w:val="0"/>
      <w:divBdr>
        <w:top w:val="none" w:sz="0" w:space="0" w:color="auto"/>
        <w:left w:val="none" w:sz="0" w:space="0" w:color="auto"/>
        <w:bottom w:val="none" w:sz="0" w:space="0" w:color="auto"/>
        <w:right w:val="none" w:sz="0" w:space="0" w:color="auto"/>
      </w:divBdr>
      <w:divsChild>
        <w:div w:id="1191072996">
          <w:marLeft w:val="0"/>
          <w:marRight w:val="0"/>
          <w:marTop w:val="0"/>
          <w:marBottom w:val="0"/>
          <w:divBdr>
            <w:top w:val="none" w:sz="0" w:space="0" w:color="auto"/>
            <w:left w:val="none" w:sz="0" w:space="0" w:color="auto"/>
            <w:bottom w:val="none" w:sz="0" w:space="0" w:color="auto"/>
            <w:right w:val="none" w:sz="0" w:space="0" w:color="auto"/>
          </w:divBdr>
          <w:divsChild>
            <w:div w:id="18966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070">
      <w:bodyDiv w:val="1"/>
      <w:marLeft w:val="0"/>
      <w:marRight w:val="0"/>
      <w:marTop w:val="0"/>
      <w:marBottom w:val="0"/>
      <w:divBdr>
        <w:top w:val="none" w:sz="0" w:space="0" w:color="auto"/>
        <w:left w:val="none" w:sz="0" w:space="0" w:color="auto"/>
        <w:bottom w:val="none" w:sz="0" w:space="0" w:color="auto"/>
        <w:right w:val="none" w:sz="0" w:space="0" w:color="auto"/>
      </w:divBdr>
      <w:divsChild>
        <w:div w:id="2103141795">
          <w:marLeft w:val="0"/>
          <w:marRight w:val="0"/>
          <w:marTop w:val="0"/>
          <w:marBottom w:val="0"/>
          <w:divBdr>
            <w:top w:val="none" w:sz="0" w:space="0" w:color="auto"/>
            <w:left w:val="none" w:sz="0" w:space="0" w:color="auto"/>
            <w:bottom w:val="none" w:sz="0" w:space="0" w:color="auto"/>
            <w:right w:val="none" w:sz="0" w:space="0" w:color="auto"/>
          </w:divBdr>
          <w:divsChild>
            <w:div w:id="988631849">
              <w:marLeft w:val="0"/>
              <w:marRight w:val="0"/>
              <w:marTop w:val="0"/>
              <w:marBottom w:val="0"/>
              <w:divBdr>
                <w:top w:val="none" w:sz="0" w:space="0" w:color="auto"/>
                <w:left w:val="none" w:sz="0" w:space="0" w:color="auto"/>
                <w:bottom w:val="none" w:sz="0" w:space="0" w:color="auto"/>
                <w:right w:val="none" w:sz="0" w:space="0" w:color="auto"/>
              </w:divBdr>
            </w:div>
            <w:div w:id="2144930522">
              <w:marLeft w:val="0"/>
              <w:marRight w:val="0"/>
              <w:marTop w:val="0"/>
              <w:marBottom w:val="0"/>
              <w:divBdr>
                <w:top w:val="none" w:sz="0" w:space="0" w:color="auto"/>
                <w:left w:val="none" w:sz="0" w:space="0" w:color="auto"/>
                <w:bottom w:val="none" w:sz="0" w:space="0" w:color="auto"/>
                <w:right w:val="none" w:sz="0" w:space="0" w:color="auto"/>
              </w:divBdr>
            </w:div>
            <w:div w:id="1687635499">
              <w:marLeft w:val="0"/>
              <w:marRight w:val="0"/>
              <w:marTop w:val="0"/>
              <w:marBottom w:val="0"/>
              <w:divBdr>
                <w:top w:val="none" w:sz="0" w:space="0" w:color="auto"/>
                <w:left w:val="none" w:sz="0" w:space="0" w:color="auto"/>
                <w:bottom w:val="none" w:sz="0" w:space="0" w:color="auto"/>
                <w:right w:val="none" w:sz="0" w:space="0" w:color="auto"/>
              </w:divBdr>
            </w:div>
            <w:div w:id="41369797">
              <w:marLeft w:val="0"/>
              <w:marRight w:val="0"/>
              <w:marTop w:val="0"/>
              <w:marBottom w:val="0"/>
              <w:divBdr>
                <w:top w:val="none" w:sz="0" w:space="0" w:color="auto"/>
                <w:left w:val="none" w:sz="0" w:space="0" w:color="auto"/>
                <w:bottom w:val="none" w:sz="0" w:space="0" w:color="auto"/>
                <w:right w:val="none" w:sz="0" w:space="0" w:color="auto"/>
              </w:divBdr>
            </w:div>
            <w:div w:id="1936548180">
              <w:marLeft w:val="0"/>
              <w:marRight w:val="0"/>
              <w:marTop w:val="0"/>
              <w:marBottom w:val="0"/>
              <w:divBdr>
                <w:top w:val="none" w:sz="0" w:space="0" w:color="auto"/>
                <w:left w:val="none" w:sz="0" w:space="0" w:color="auto"/>
                <w:bottom w:val="none" w:sz="0" w:space="0" w:color="auto"/>
                <w:right w:val="none" w:sz="0" w:space="0" w:color="auto"/>
              </w:divBdr>
            </w:div>
            <w:div w:id="1957979935">
              <w:marLeft w:val="0"/>
              <w:marRight w:val="0"/>
              <w:marTop w:val="0"/>
              <w:marBottom w:val="0"/>
              <w:divBdr>
                <w:top w:val="none" w:sz="0" w:space="0" w:color="auto"/>
                <w:left w:val="none" w:sz="0" w:space="0" w:color="auto"/>
                <w:bottom w:val="none" w:sz="0" w:space="0" w:color="auto"/>
                <w:right w:val="none" w:sz="0" w:space="0" w:color="auto"/>
              </w:divBdr>
            </w:div>
            <w:div w:id="1192572329">
              <w:marLeft w:val="0"/>
              <w:marRight w:val="0"/>
              <w:marTop w:val="0"/>
              <w:marBottom w:val="0"/>
              <w:divBdr>
                <w:top w:val="none" w:sz="0" w:space="0" w:color="auto"/>
                <w:left w:val="none" w:sz="0" w:space="0" w:color="auto"/>
                <w:bottom w:val="none" w:sz="0" w:space="0" w:color="auto"/>
                <w:right w:val="none" w:sz="0" w:space="0" w:color="auto"/>
              </w:divBdr>
            </w:div>
            <w:div w:id="875392377">
              <w:marLeft w:val="0"/>
              <w:marRight w:val="0"/>
              <w:marTop w:val="0"/>
              <w:marBottom w:val="0"/>
              <w:divBdr>
                <w:top w:val="none" w:sz="0" w:space="0" w:color="auto"/>
                <w:left w:val="none" w:sz="0" w:space="0" w:color="auto"/>
                <w:bottom w:val="none" w:sz="0" w:space="0" w:color="auto"/>
                <w:right w:val="none" w:sz="0" w:space="0" w:color="auto"/>
              </w:divBdr>
            </w:div>
            <w:div w:id="1777292455">
              <w:marLeft w:val="0"/>
              <w:marRight w:val="0"/>
              <w:marTop w:val="0"/>
              <w:marBottom w:val="0"/>
              <w:divBdr>
                <w:top w:val="none" w:sz="0" w:space="0" w:color="auto"/>
                <w:left w:val="none" w:sz="0" w:space="0" w:color="auto"/>
                <w:bottom w:val="none" w:sz="0" w:space="0" w:color="auto"/>
                <w:right w:val="none" w:sz="0" w:space="0" w:color="auto"/>
              </w:divBdr>
            </w:div>
            <w:div w:id="801193299">
              <w:marLeft w:val="0"/>
              <w:marRight w:val="0"/>
              <w:marTop w:val="0"/>
              <w:marBottom w:val="0"/>
              <w:divBdr>
                <w:top w:val="none" w:sz="0" w:space="0" w:color="auto"/>
                <w:left w:val="none" w:sz="0" w:space="0" w:color="auto"/>
                <w:bottom w:val="none" w:sz="0" w:space="0" w:color="auto"/>
                <w:right w:val="none" w:sz="0" w:space="0" w:color="auto"/>
              </w:divBdr>
            </w:div>
            <w:div w:id="923418116">
              <w:marLeft w:val="0"/>
              <w:marRight w:val="0"/>
              <w:marTop w:val="0"/>
              <w:marBottom w:val="0"/>
              <w:divBdr>
                <w:top w:val="none" w:sz="0" w:space="0" w:color="auto"/>
                <w:left w:val="none" w:sz="0" w:space="0" w:color="auto"/>
                <w:bottom w:val="none" w:sz="0" w:space="0" w:color="auto"/>
                <w:right w:val="none" w:sz="0" w:space="0" w:color="auto"/>
              </w:divBdr>
            </w:div>
            <w:div w:id="724597464">
              <w:marLeft w:val="0"/>
              <w:marRight w:val="0"/>
              <w:marTop w:val="0"/>
              <w:marBottom w:val="0"/>
              <w:divBdr>
                <w:top w:val="none" w:sz="0" w:space="0" w:color="auto"/>
                <w:left w:val="none" w:sz="0" w:space="0" w:color="auto"/>
                <w:bottom w:val="none" w:sz="0" w:space="0" w:color="auto"/>
                <w:right w:val="none" w:sz="0" w:space="0" w:color="auto"/>
              </w:divBdr>
            </w:div>
            <w:div w:id="1379356688">
              <w:marLeft w:val="0"/>
              <w:marRight w:val="0"/>
              <w:marTop w:val="0"/>
              <w:marBottom w:val="0"/>
              <w:divBdr>
                <w:top w:val="none" w:sz="0" w:space="0" w:color="auto"/>
                <w:left w:val="none" w:sz="0" w:space="0" w:color="auto"/>
                <w:bottom w:val="none" w:sz="0" w:space="0" w:color="auto"/>
                <w:right w:val="none" w:sz="0" w:space="0" w:color="auto"/>
              </w:divBdr>
            </w:div>
            <w:div w:id="6728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7096">
      <w:bodyDiv w:val="1"/>
      <w:marLeft w:val="0"/>
      <w:marRight w:val="0"/>
      <w:marTop w:val="0"/>
      <w:marBottom w:val="0"/>
      <w:divBdr>
        <w:top w:val="none" w:sz="0" w:space="0" w:color="auto"/>
        <w:left w:val="none" w:sz="0" w:space="0" w:color="auto"/>
        <w:bottom w:val="none" w:sz="0" w:space="0" w:color="auto"/>
        <w:right w:val="none" w:sz="0" w:space="0" w:color="auto"/>
      </w:divBdr>
      <w:divsChild>
        <w:div w:id="1997488238">
          <w:marLeft w:val="0"/>
          <w:marRight w:val="0"/>
          <w:marTop w:val="0"/>
          <w:marBottom w:val="0"/>
          <w:divBdr>
            <w:top w:val="none" w:sz="0" w:space="0" w:color="auto"/>
            <w:left w:val="none" w:sz="0" w:space="0" w:color="auto"/>
            <w:bottom w:val="none" w:sz="0" w:space="0" w:color="auto"/>
            <w:right w:val="none" w:sz="0" w:space="0" w:color="auto"/>
          </w:divBdr>
          <w:divsChild>
            <w:div w:id="629284028">
              <w:marLeft w:val="0"/>
              <w:marRight w:val="0"/>
              <w:marTop w:val="0"/>
              <w:marBottom w:val="0"/>
              <w:divBdr>
                <w:top w:val="none" w:sz="0" w:space="0" w:color="auto"/>
                <w:left w:val="none" w:sz="0" w:space="0" w:color="auto"/>
                <w:bottom w:val="none" w:sz="0" w:space="0" w:color="auto"/>
                <w:right w:val="none" w:sz="0" w:space="0" w:color="auto"/>
              </w:divBdr>
            </w:div>
            <w:div w:id="1450081331">
              <w:marLeft w:val="0"/>
              <w:marRight w:val="0"/>
              <w:marTop w:val="0"/>
              <w:marBottom w:val="0"/>
              <w:divBdr>
                <w:top w:val="none" w:sz="0" w:space="0" w:color="auto"/>
                <w:left w:val="none" w:sz="0" w:space="0" w:color="auto"/>
                <w:bottom w:val="none" w:sz="0" w:space="0" w:color="auto"/>
                <w:right w:val="none" w:sz="0" w:space="0" w:color="auto"/>
              </w:divBdr>
            </w:div>
            <w:div w:id="1279605275">
              <w:marLeft w:val="0"/>
              <w:marRight w:val="0"/>
              <w:marTop w:val="0"/>
              <w:marBottom w:val="0"/>
              <w:divBdr>
                <w:top w:val="none" w:sz="0" w:space="0" w:color="auto"/>
                <w:left w:val="none" w:sz="0" w:space="0" w:color="auto"/>
                <w:bottom w:val="none" w:sz="0" w:space="0" w:color="auto"/>
                <w:right w:val="none" w:sz="0" w:space="0" w:color="auto"/>
              </w:divBdr>
            </w:div>
            <w:div w:id="6371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1323">
      <w:bodyDiv w:val="1"/>
      <w:marLeft w:val="0"/>
      <w:marRight w:val="0"/>
      <w:marTop w:val="0"/>
      <w:marBottom w:val="0"/>
      <w:divBdr>
        <w:top w:val="none" w:sz="0" w:space="0" w:color="auto"/>
        <w:left w:val="none" w:sz="0" w:space="0" w:color="auto"/>
        <w:bottom w:val="none" w:sz="0" w:space="0" w:color="auto"/>
        <w:right w:val="none" w:sz="0" w:space="0" w:color="auto"/>
      </w:divBdr>
      <w:divsChild>
        <w:div w:id="608588214">
          <w:marLeft w:val="0"/>
          <w:marRight w:val="0"/>
          <w:marTop w:val="0"/>
          <w:marBottom w:val="0"/>
          <w:divBdr>
            <w:top w:val="none" w:sz="0" w:space="0" w:color="auto"/>
            <w:left w:val="none" w:sz="0" w:space="0" w:color="auto"/>
            <w:bottom w:val="none" w:sz="0" w:space="0" w:color="auto"/>
            <w:right w:val="none" w:sz="0" w:space="0" w:color="auto"/>
          </w:divBdr>
          <w:divsChild>
            <w:div w:id="791561711">
              <w:marLeft w:val="0"/>
              <w:marRight w:val="0"/>
              <w:marTop w:val="0"/>
              <w:marBottom w:val="0"/>
              <w:divBdr>
                <w:top w:val="none" w:sz="0" w:space="0" w:color="auto"/>
                <w:left w:val="none" w:sz="0" w:space="0" w:color="auto"/>
                <w:bottom w:val="none" w:sz="0" w:space="0" w:color="auto"/>
                <w:right w:val="none" w:sz="0" w:space="0" w:color="auto"/>
              </w:divBdr>
            </w:div>
            <w:div w:id="1874417862">
              <w:marLeft w:val="0"/>
              <w:marRight w:val="0"/>
              <w:marTop w:val="0"/>
              <w:marBottom w:val="0"/>
              <w:divBdr>
                <w:top w:val="none" w:sz="0" w:space="0" w:color="auto"/>
                <w:left w:val="none" w:sz="0" w:space="0" w:color="auto"/>
                <w:bottom w:val="none" w:sz="0" w:space="0" w:color="auto"/>
                <w:right w:val="none" w:sz="0" w:space="0" w:color="auto"/>
              </w:divBdr>
            </w:div>
            <w:div w:id="14178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157">
      <w:bodyDiv w:val="1"/>
      <w:marLeft w:val="0"/>
      <w:marRight w:val="0"/>
      <w:marTop w:val="0"/>
      <w:marBottom w:val="0"/>
      <w:divBdr>
        <w:top w:val="none" w:sz="0" w:space="0" w:color="auto"/>
        <w:left w:val="none" w:sz="0" w:space="0" w:color="auto"/>
        <w:bottom w:val="none" w:sz="0" w:space="0" w:color="auto"/>
        <w:right w:val="none" w:sz="0" w:space="0" w:color="auto"/>
      </w:divBdr>
      <w:divsChild>
        <w:div w:id="1191995108">
          <w:marLeft w:val="0"/>
          <w:marRight w:val="0"/>
          <w:marTop w:val="0"/>
          <w:marBottom w:val="0"/>
          <w:divBdr>
            <w:top w:val="none" w:sz="0" w:space="0" w:color="auto"/>
            <w:left w:val="none" w:sz="0" w:space="0" w:color="auto"/>
            <w:bottom w:val="none" w:sz="0" w:space="0" w:color="auto"/>
            <w:right w:val="none" w:sz="0" w:space="0" w:color="auto"/>
          </w:divBdr>
          <w:divsChild>
            <w:div w:id="1307903572">
              <w:marLeft w:val="0"/>
              <w:marRight w:val="0"/>
              <w:marTop w:val="0"/>
              <w:marBottom w:val="0"/>
              <w:divBdr>
                <w:top w:val="none" w:sz="0" w:space="0" w:color="auto"/>
                <w:left w:val="none" w:sz="0" w:space="0" w:color="auto"/>
                <w:bottom w:val="none" w:sz="0" w:space="0" w:color="auto"/>
                <w:right w:val="none" w:sz="0" w:space="0" w:color="auto"/>
              </w:divBdr>
            </w:div>
            <w:div w:id="1573345898">
              <w:marLeft w:val="0"/>
              <w:marRight w:val="0"/>
              <w:marTop w:val="0"/>
              <w:marBottom w:val="0"/>
              <w:divBdr>
                <w:top w:val="none" w:sz="0" w:space="0" w:color="auto"/>
                <w:left w:val="none" w:sz="0" w:space="0" w:color="auto"/>
                <w:bottom w:val="none" w:sz="0" w:space="0" w:color="auto"/>
                <w:right w:val="none" w:sz="0" w:space="0" w:color="auto"/>
              </w:divBdr>
            </w:div>
            <w:div w:id="1197426440">
              <w:marLeft w:val="0"/>
              <w:marRight w:val="0"/>
              <w:marTop w:val="0"/>
              <w:marBottom w:val="0"/>
              <w:divBdr>
                <w:top w:val="none" w:sz="0" w:space="0" w:color="auto"/>
                <w:left w:val="none" w:sz="0" w:space="0" w:color="auto"/>
                <w:bottom w:val="none" w:sz="0" w:space="0" w:color="auto"/>
                <w:right w:val="none" w:sz="0" w:space="0" w:color="auto"/>
              </w:divBdr>
            </w:div>
            <w:div w:id="5343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7282">
      <w:bodyDiv w:val="1"/>
      <w:marLeft w:val="0"/>
      <w:marRight w:val="0"/>
      <w:marTop w:val="0"/>
      <w:marBottom w:val="0"/>
      <w:divBdr>
        <w:top w:val="none" w:sz="0" w:space="0" w:color="auto"/>
        <w:left w:val="none" w:sz="0" w:space="0" w:color="auto"/>
        <w:bottom w:val="none" w:sz="0" w:space="0" w:color="auto"/>
        <w:right w:val="none" w:sz="0" w:space="0" w:color="auto"/>
      </w:divBdr>
      <w:divsChild>
        <w:div w:id="779497684">
          <w:marLeft w:val="0"/>
          <w:marRight w:val="0"/>
          <w:marTop w:val="0"/>
          <w:marBottom w:val="0"/>
          <w:divBdr>
            <w:top w:val="none" w:sz="0" w:space="0" w:color="auto"/>
            <w:left w:val="none" w:sz="0" w:space="0" w:color="auto"/>
            <w:bottom w:val="none" w:sz="0" w:space="0" w:color="auto"/>
            <w:right w:val="none" w:sz="0" w:space="0" w:color="auto"/>
          </w:divBdr>
          <w:divsChild>
            <w:div w:id="79332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627">
      <w:bodyDiv w:val="1"/>
      <w:marLeft w:val="0"/>
      <w:marRight w:val="0"/>
      <w:marTop w:val="0"/>
      <w:marBottom w:val="0"/>
      <w:divBdr>
        <w:top w:val="none" w:sz="0" w:space="0" w:color="auto"/>
        <w:left w:val="none" w:sz="0" w:space="0" w:color="auto"/>
        <w:bottom w:val="none" w:sz="0" w:space="0" w:color="auto"/>
        <w:right w:val="none" w:sz="0" w:space="0" w:color="auto"/>
      </w:divBdr>
      <w:divsChild>
        <w:div w:id="236861046">
          <w:marLeft w:val="0"/>
          <w:marRight w:val="0"/>
          <w:marTop w:val="0"/>
          <w:marBottom w:val="0"/>
          <w:divBdr>
            <w:top w:val="none" w:sz="0" w:space="0" w:color="auto"/>
            <w:left w:val="none" w:sz="0" w:space="0" w:color="auto"/>
            <w:bottom w:val="none" w:sz="0" w:space="0" w:color="auto"/>
            <w:right w:val="none" w:sz="0" w:space="0" w:color="auto"/>
          </w:divBdr>
          <w:divsChild>
            <w:div w:id="633870167">
              <w:marLeft w:val="0"/>
              <w:marRight w:val="0"/>
              <w:marTop w:val="0"/>
              <w:marBottom w:val="0"/>
              <w:divBdr>
                <w:top w:val="none" w:sz="0" w:space="0" w:color="auto"/>
                <w:left w:val="none" w:sz="0" w:space="0" w:color="auto"/>
                <w:bottom w:val="none" w:sz="0" w:space="0" w:color="auto"/>
                <w:right w:val="none" w:sz="0" w:space="0" w:color="auto"/>
              </w:divBdr>
            </w:div>
            <w:div w:id="1816296880">
              <w:marLeft w:val="0"/>
              <w:marRight w:val="0"/>
              <w:marTop w:val="0"/>
              <w:marBottom w:val="0"/>
              <w:divBdr>
                <w:top w:val="none" w:sz="0" w:space="0" w:color="auto"/>
                <w:left w:val="none" w:sz="0" w:space="0" w:color="auto"/>
                <w:bottom w:val="none" w:sz="0" w:space="0" w:color="auto"/>
                <w:right w:val="none" w:sz="0" w:space="0" w:color="auto"/>
              </w:divBdr>
            </w:div>
            <w:div w:id="32965045">
              <w:marLeft w:val="0"/>
              <w:marRight w:val="0"/>
              <w:marTop w:val="0"/>
              <w:marBottom w:val="0"/>
              <w:divBdr>
                <w:top w:val="none" w:sz="0" w:space="0" w:color="auto"/>
                <w:left w:val="none" w:sz="0" w:space="0" w:color="auto"/>
                <w:bottom w:val="none" w:sz="0" w:space="0" w:color="auto"/>
                <w:right w:val="none" w:sz="0" w:space="0" w:color="auto"/>
              </w:divBdr>
            </w:div>
            <w:div w:id="1152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411">
      <w:bodyDiv w:val="1"/>
      <w:marLeft w:val="0"/>
      <w:marRight w:val="0"/>
      <w:marTop w:val="0"/>
      <w:marBottom w:val="0"/>
      <w:divBdr>
        <w:top w:val="none" w:sz="0" w:space="0" w:color="auto"/>
        <w:left w:val="none" w:sz="0" w:space="0" w:color="auto"/>
        <w:bottom w:val="none" w:sz="0" w:space="0" w:color="auto"/>
        <w:right w:val="none" w:sz="0" w:space="0" w:color="auto"/>
      </w:divBdr>
      <w:divsChild>
        <w:div w:id="1288704160">
          <w:marLeft w:val="0"/>
          <w:marRight w:val="0"/>
          <w:marTop w:val="0"/>
          <w:marBottom w:val="0"/>
          <w:divBdr>
            <w:top w:val="none" w:sz="0" w:space="0" w:color="auto"/>
            <w:left w:val="none" w:sz="0" w:space="0" w:color="auto"/>
            <w:bottom w:val="none" w:sz="0" w:space="0" w:color="auto"/>
            <w:right w:val="none" w:sz="0" w:space="0" w:color="auto"/>
          </w:divBdr>
          <w:divsChild>
            <w:div w:id="1540509474">
              <w:marLeft w:val="0"/>
              <w:marRight w:val="0"/>
              <w:marTop w:val="0"/>
              <w:marBottom w:val="0"/>
              <w:divBdr>
                <w:top w:val="none" w:sz="0" w:space="0" w:color="auto"/>
                <w:left w:val="none" w:sz="0" w:space="0" w:color="auto"/>
                <w:bottom w:val="none" w:sz="0" w:space="0" w:color="auto"/>
                <w:right w:val="none" w:sz="0" w:space="0" w:color="auto"/>
              </w:divBdr>
            </w:div>
            <w:div w:id="1673410050">
              <w:marLeft w:val="0"/>
              <w:marRight w:val="0"/>
              <w:marTop w:val="0"/>
              <w:marBottom w:val="0"/>
              <w:divBdr>
                <w:top w:val="none" w:sz="0" w:space="0" w:color="auto"/>
                <w:left w:val="none" w:sz="0" w:space="0" w:color="auto"/>
                <w:bottom w:val="none" w:sz="0" w:space="0" w:color="auto"/>
                <w:right w:val="none" w:sz="0" w:space="0" w:color="auto"/>
              </w:divBdr>
            </w:div>
            <w:div w:id="1976712264">
              <w:marLeft w:val="0"/>
              <w:marRight w:val="0"/>
              <w:marTop w:val="0"/>
              <w:marBottom w:val="0"/>
              <w:divBdr>
                <w:top w:val="none" w:sz="0" w:space="0" w:color="auto"/>
                <w:left w:val="none" w:sz="0" w:space="0" w:color="auto"/>
                <w:bottom w:val="none" w:sz="0" w:space="0" w:color="auto"/>
                <w:right w:val="none" w:sz="0" w:space="0" w:color="auto"/>
              </w:divBdr>
            </w:div>
            <w:div w:id="669019816">
              <w:marLeft w:val="0"/>
              <w:marRight w:val="0"/>
              <w:marTop w:val="0"/>
              <w:marBottom w:val="0"/>
              <w:divBdr>
                <w:top w:val="none" w:sz="0" w:space="0" w:color="auto"/>
                <w:left w:val="none" w:sz="0" w:space="0" w:color="auto"/>
                <w:bottom w:val="none" w:sz="0" w:space="0" w:color="auto"/>
                <w:right w:val="none" w:sz="0" w:space="0" w:color="auto"/>
              </w:divBdr>
            </w:div>
            <w:div w:id="1022586831">
              <w:marLeft w:val="0"/>
              <w:marRight w:val="0"/>
              <w:marTop w:val="0"/>
              <w:marBottom w:val="0"/>
              <w:divBdr>
                <w:top w:val="none" w:sz="0" w:space="0" w:color="auto"/>
                <w:left w:val="none" w:sz="0" w:space="0" w:color="auto"/>
                <w:bottom w:val="none" w:sz="0" w:space="0" w:color="auto"/>
                <w:right w:val="none" w:sz="0" w:space="0" w:color="auto"/>
              </w:divBdr>
            </w:div>
            <w:div w:id="127407069">
              <w:marLeft w:val="0"/>
              <w:marRight w:val="0"/>
              <w:marTop w:val="0"/>
              <w:marBottom w:val="0"/>
              <w:divBdr>
                <w:top w:val="none" w:sz="0" w:space="0" w:color="auto"/>
                <w:left w:val="none" w:sz="0" w:space="0" w:color="auto"/>
                <w:bottom w:val="none" w:sz="0" w:space="0" w:color="auto"/>
                <w:right w:val="none" w:sz="0" w:space="0" w:color="auto"/>
              </w:divBdr>
            </w:div>
            <w:div w:id="393092933">
              <w:marLeft w:val="0"/>
              <w:marRight w:val="0"/>
              <w:marTop w:val="0"/>
              <w:marBottom w:val="0"/>
              <w:divBdr>
                <w:top w:val="none" w:sz="0" w:space="0" w:color="auto"/>
                <w:left w:val="none" w:sz="0" w:space="0" w:color="auto"/>
                <w:bottom w:val="none" w:sz="0" w:space="0" w:color="auto"/>
                <w:right w:val="none" w:sz="0" w:space="0" w:color="auto"/>
              </w:divBdr>
            </w:div>
            <w:div w:id="550730752">
              <w:marLeft w:val="0"/>
              <w:marRight w:val="0"/>
              <w:marTop w:val="0"/>
              <w:marBottom w:val="0"/>
              <w:divBdr>
                <w:top w:val="none" w:sz="0" w:space="0" w:color="auto"/>
                <w:left w:val="none" w:sz="0" w:space="0" w:color="auto"/>
                <w:bottom w:val="none" w:sz="0" w:space="0" w:color="auto"/>
                <w:right w:val="none" w:sz="0" w:space="0" w:color="auto"/>
              </w:divBdr>
            </w:div>
            <w:div w:id="649020616">
              <w:marLeft w:val="0"/>
              <w:marRight w:val="0"/>
              <w:marTop w:val="0"/>
              <w:marBottom w:val="0"/>
              <w:divBdr>
                <w:top w:val="none" w:sz="0" w:space="0" w:color="auto"/>
                <w:left w:val="none" w:sz="0" w:space="0" w:color="auto"/>
                <w:bottom w:val="none" w:sz="0" w:space="0" w:color="auto"/>
                <w:right w:val="none" w:sz="0" w:space="0" w:color="auto"/>
              </w:divBdr>
            </w:div>
            <w:div w:id="1489587843">
              <w:marLeft w:val="0"/>
              <w:marRight w:val="0"/>
              <w:marTop w:val="0"/>
              <w:marBottom w:val="0"/>
              <w:divBdr>
                <w:top w:val="none" w:sz="0" w:space="0" w:color="auto"/>
                <w:left w:val="none" w:sz="0" w:space="0" w:color="auto"/>
                <w:bottom w:val="none" w:sz="0" w:space="0" w:color="auto"/>
                <w:right w:val="none" w:sz="0" w:space="0" w:color="auto"/>
              </w:divBdr>
            </w:div>
            <w:div w:id="252709129">
              <w:marLeft w:val="0"/>
              <w:marRight w:val="0"/>
              <w:marTop w:val="0"/>
              <w:marBottom w:val="0"/>
              <w:divBdr>
                <w:top w:val="none" w:sz="0" w:space="0" w:color="auto"/>
                <w:left w:val="none" w:sz="0" w:space="0" w:color="auto"/>
                <w:bottom w:val="none" w:sz="0" w:space="0" w:color="auto"/>
                <w:right w:val="none" w:sz="0" w:space="0" w:color="auto"/>
              </w:divBdr>
            </w:div>
            <w:div w:id="991910639">
              <w:marLeft w:val="0"/>
              <w:marRight w:val="0"/>
              <w:marTop w:val="0"/>
              <w:marBottom w:val="0"/>
              <w:divBdr>
                <w:top w:val="none" w:sz="0" w:space="0" w:color="auto"/>
                <w:left w:val="none" w:sz="0" w:space="0" w:color="auto"/>
                <w:bottom w:val="none" w:sz="0" w:space="0" w:color="auto"/>
                <w:right w:val="none" w:sz="0" w:space="0" w:color="auto"/>
              </w:divBdr>
            </w:div>
            <w:div w:id="560094059">
              <w:marLeft w:val="0"/>
              <w:marRight w:val="0"/>
              <w:marTop w:val="0"/>
              <w:marBottom w:val="0"/>
              <w:divBdr>
                <w:top w:val="none" w:sz="0" w:space="0" w:color="auto"/>
                <w:left w:val="none" w:sz="0" w:space="0" w:color="auto"/>
                <w:bottom w:val="none" w:sz="0" w:space="0" w:color="auto"/>
                <w:right w:val="none" w:sz="0" w:space="0" w:color="auto"/>
              </w:divBdr>
            </w:div>
            <w:div w:id="127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937">
      <w:bodyDiv w:val="1"/>
      <w:marLeft w:val="0"/>
      <w:marRight w:val="0"/>
      <w:marTop w:val="0"/>
      <w:marBottom w:val="0"/>
      <w:divBdr>
        <w:top w:val="none" w:sz="0" w:space="0" w:color="auto"/>
        <w:left w:val="none" w:sz="0" w:space="0" w:color="auto"/>
        <w:bottom w:val="none" w:sz="0" w:space="0" w:color="auto"/>
        <w:right w:val="none" w:sz="0" w:space="0" w:color="auto"/>
      </w:divBdr>
      <w:divsChild>
        <w:div w:id="1614090964">
          <w:marLeft w:val="0"/>
          <w:marRight w:val="0"/>
          <w:marTop w:val="0"/>
          <w:marBottom w:val="0"/>
          <w:divBdr>
            <w:top w:val="none" w:sz="0" w:space="0" w:color="auto"/>
            <w:left w:val="none" w:sz="0" w:space="0" w:color="auto"/>
            <w:bottom w:val="none" w:sz="0" w:space="0" w:color="auto"/>
            <w:right w:val="none" w:sz="0" w:space="0" w:color="auto"/>
          </w:divBdr>
          <w:divsChild>
            <w:div w:id="303243317">
              <w:marLeft w:val="0"/>
              <w:marRight w:val="0"/>
              <w:marTop w:val="0"/>
              <w:marBottom w:val="0"/>
              <w:divBdr>
                <w:top w:val="none" w:sz="0" w:space="0" w:color="auto"/>
                <w:left w:val="none" w:sz="0" w:space="0" w:color="auto"/>
                <w:bottom w:val="none" w:sz="0" w:space="0" w:color="auto"/>
                <w:right w:val="none" w:sz="0" w:space="0" w:color="auto"/>
              </w:divBdr>
            </w:div>
            <w:div w:id="570388040">
              <w:marLeft w:val="0"/>
              <w:marRight w:val="0"/>
              <w:marTop w:val="0"/>
              <w:marBottom w:val="0"/>
              <w:divBdr>
                <w:top w:val="none" w:sz="0" w:space="0" w:color="auto"/>
                <w:left w:val="none" w:sz="0" w:space="0" w:color="auto"/>
                <w:bottom w:val="none" w:sz="0" w:space="0" w:color="auto"/>
                <w:right w:val="none" w:sz="0" w:space="0" w:color="auto"/>
              </w:divBdr>
            </w:div>
            <w:div w:id="1992247627">
              <w:marLeft w:val="0"/>
              <w:marRight w:val="0"/>
              <w:marTop w:val="0"/>
              <w:marBottom w:val="0"/>
              <w:divBdr>
                <w:top w:val="none" w:sz="0" w:space="0" w:color="auto"/>
                <w:left w:val="none" w:sz="0" w:space="0" w:color="auto"/>
                <w:bottom w:val="none" w:sz="0" w:space="0" w:color="auto"/>
                <w:right w:val="none" w:sz="0" w:space="0" w:color="auto"/>
              </w:divBdr>
            </w:div>
            <w:div w:id="1901669360">
              <w:marLeft w:val="0"/>
              <w:marRight w:val="0"/>
              <w:marTop w:val="0"/>
              <w:marBottom w:val="0"/>
              <w:divBdr>
                <w:top w:val="none" w:sz="0" w:space="0" w:color="auto"/>
                <w:left w:val="none" w:sz="0" w:space="0" w:color="auto"/>
                <w:bottom w:val="none" w:sz="0" w:space="0" w:color="auto"/>
                <w:right w:val="none" w:sz="0" w:space="0" w:color="auto"/>
              </w:divBdr>
            </w:div>
            <w:div w:id="844975365">
              <w:marLeft w:val="0"/>
              <w:marRight w:val="0"/>
              <w:marTop w:val="0"/>
              <w:marBottom w:val="0"/>
              <w:divBdr>
                <w:top w:val="none" w:sz="0" w:space="0" w:color="auto"/>
                <w:left w:val="none" w:sz="0" w:space="0" w:color="auto"/>
                <w:bottom w:val="none" w:sz="0" w:space="0" w:color="auto"/>
                <w:right w:val="none" w:sz="0" w:space="0" w:color="auto"/>
              </w:divBdr>
            </w:div>
            <w:div w:id="1367218214">
              <w:marLeft w:val="0"/>
              <w:marRight w:val="0"/>
              <w:marTop w:val="0"/>
              <w:marBottom w:val="0"/>
              <w:divBdr>
                <w:top w:val="none" w:sz="0" w:space="0" w:color="auto"/>
                <w:left w:val="none" w:sz="0" w:space="0" w:color="auto"/>
                <w:bottom w:val="none" w:sz="0" w:space="0" w:color="auto"/>
                <w:right w:val="none" w:sz="0" w:space="0" w:color="auto"/>
              </w:divBdr>
            </w:div>
            <w:div w:id="199783692">
              <w:marLeft w:val="0"/>
              <w:marRight w:val="0"/>
              <w:marTop w:val="0"/>
              <w:marBottom w:val="0"/>
              <w:divBdr>
                <w:top w:val="none" w:sz="0" w:space="0" w:color="auto"/>
                <w:left w:val="none" w:sz="0" w:space="0" w:color="auto"/>
                <w:bottom w:val="none" w:sz="0" w:space="0" w:color="auto"/>
                <w:right w:val="none" w:sz="0" w:space="0" w:color="auto"/>
              </w:divBdr>
            </w:div>
            <w:div w:id="1860657198">
              <w:marLeft w:val="0"/>
              <w:marRight w:val="0"/>
              <w:marTop w:val="0"/>
              <w:marBottom w:val="0"/>
              <w:divBdr>
                <w:top w:val="none" w:sz="0" w:space="0" w:color="auto"/>
                <w:left w:val="none" w:sz="0" w:space="0" w:color="auto"/>
                <w:bottom w:val="none" w:sz="0" w:space="0" w:color="auto"/>
                <w:right w:val="none" w:sz="0" w:space="0" w:color="auto"/>
              </w:divBdr>
            </w:div>
            <w:div w:id="1957180015">
              <w:marLeft w:val="0"/>
              <w:marRight w:val="0"/>
              <w:marTop w:val="0"/>
              <w:marBottom w:val="0"/>
              <w:divBdr>
                <w:top w:val="none" w:sz="0" w:space="0" w:color="auto"/>
                <w:left w:val="none" w:sz="0" w:space="0" w:color="auto"/>
                <w:bottom w:val="none" w:sz="0" w:space="0" w:color="auto"/>
                <w:right w:val="none" w:sz="0" w:space="0" w:color="auto"/>
              </w:divBdr>
            </w:div>
            <w:div w:id="1636983363">
              <w:marLeft w:val="0"/>
              <w:marRight w:val="0"/>
              <w:marTop w:val="0"/>
              <w:marBottom w:val="0"/>
              <w:divBdr>
                <w:top w:val="none" w:sz="0" w:space="0" w:color="auto"/>
                <w:left w:val="none" w:sz="0" w:space="0" w:color="auto"/>
                <w:bottom w:val="none" w:sz="0" w:space="0" w:color="auto"/>
                <w:right w:val="none" w:sz="0" w:space="0" w:color="auto"/>
              </w:divBdr>
            </w:div>
            <w:div w:id="11211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200">
      <w:bodyDiv w:val="1"/>
      <w:marLeft w:val="0"/>
      <w:marRight w:val="0"/>
      <w:marTop w:val="0"/>
      <w:marBottom w:val="0"/>
      <w:divBdr>
        <w:top w:val="none" w:sz="0" w:space="0" w:color="auto"/>
        <w:left w:val="none" w:sz="0" w:space="0" w:color="auto"/>
        <w:bottom w:val="none" w:sz="0" w:space="0" w:color="auto"/>
        <w:right w:val="none" w:sz="0" w:space="0" w:color="auto"/>
      </w:divBdr>
      <w:divsChild>
        <w:div w:id="2125533377">
          <w:marLeft w:val="0"/>
          <w:marRight w:val="0"/>
          <w:marTop w:val="0"/>
          <w:marBottom w:val="0"/>
          <w:divBdr>
            <w:top w:val="none" w:sz="0" w:space="0" w:color="auto"/>
            <w:left w:val="none" w:sz="0" w:space="0" w:color="auto"/>
            <w:bottom w:val="none" w:sz="0" w:space="0" w:color="auto"/>
            <w:right w:val="none" w:sz="0" w:space="0" w:color="auto"/>
          </w:divBdr>
          <w:divsChild>
            <w:div w:id="571694469">
              <w:marLeft w:val="0"/>
              <w:marRight w:val="0"/>
              <w:marTop w:val="0"/>
              <w:marBottom w:val="0"/>
              <w:divBdr>
                <w:top w:val="none" w:sz="0" w:space="0" w:color="auto"/>
                <w:left w:val="none" w:sz="0" w:space="0" w:color="auto"/>
                <w:bottom w:val="none" w:sz="0" w:space="0" w:color="auto"/>
                <w:right w:val="none" w:sz="0" w:space="0" w:color="auto"/>
              </w:divBdr>
            </w:div>
            <w:div w:id="1260213020">
              <w:marLeft w:val="0"/>
              <w:marRight w:val="0"/>
              <w:marTop w:val="0"/>
              <w:marBottom w:val="0"/>
              <w:divBdr>
                <w:top w:val="none" w:sz="0" w:space="0" w:color="auto"/>
                <w:left w:val="none" w:sz="0" w:space="0" w:color="auto"/>
                <w:bottom w:val="none" w:sz="0" w:space="0" w:color="auto"/>
                <w:right w:val="none" w:sz="0" w:space="0" w:color="auto"/>
              </w:divBdr>
            </w:div>
            <w:div w:id="1916284685">
              <w:marLeft w:val="0"/>
              <w:marRight w:val="0"/>
              <w:marTop w:val="0"/>
              <w:marBottom w:val="0"/>
              <w:divBdr>
                <w:top w:val="none" w:sz="0" w:space="0" w:color="auto"/>
                <w:left w:val="none" w:sz="0" w:space="0" w:color="auto"/>
                <w:bottom w:val="none" w:sz="0" w:space="0" w:color="auto"/>
                <w:right w:val="none" w:sz="0" w:space="0" w:color="auto"/>
              </w:divBdr>
            </w:div>
            <w:div w:id="736168781">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115023837">
              <w:marLeft w:val="0"/>
              <w:marRight w:val="0"/>
              <w:marTop w:val="0"/>
              <w:marBottom w:val="0"/>
              <w:divBdr>
                <w:top w:val="none" w:sz="0" w:space="0" w:color="auto"/>
                <w:left w:val="none" w:sz="0" w:space="0" w:color="auto"/>
                <w:bottom w:val="none" w:sz="0" w:space="0" w:color="auto"/>
                <w:right w:val="none" w:sz="0" w:space="0" w:color="auto"/>
              </w:divBdr>
            </w:div>
            <w:div w:id="2102944551">
              <w:marLeft w:val="0"/>
              <w:marRight w:val="0"/>
              <w:marTop w:val="0"/>
              <w:marBottom w:val="0"/>
              <w:divBdr>
                <w:top w:val="none" w:sz="0" w:space="0" w:color="auto"/>
                <w:left w:val="none" w:sz="0" w:space="0" w:color="auto"/>
                <w:bottom w:val="none" w:sz="0" w:space="0" w:color="auto"/>
                <w:right w:val="none" w:sz="0" w:space="0" w:color="auto"/>
              </w:divBdr>
            </w:div>
            <w:div w:id="2062249067">
              <w:marLeft w:val="0"/>
              <w:marRight w:val="0"/>
              <w:marTop w:val="0"/>
              <w:marBottom w:val="0"/>
              <w:divBdr>
                <w:top w:val="none" w:sz="0" w:space="0" w:color="auto"/>
                <w:left w:val="none" w:sz="0" w:space="0" w:color="auto"/>
                <w:bottom w:val="none" w:sz="0" w:space="0" w:color="auto"/>
                <w:right w:val="none" w:sz="0" w:space="0" w:color="auto"/>
              </w:divBdr>
            </w:div>
            <w:div w:id="2087872517">
              <w:marLeft w:val="0"/>
              <w:marRight w:val="0"/>
              <w:marTop w:val="0"/>
              <w:marBottom w:val="0"/>
              <w:divBdr>
                <w:top w:val="none" w:sz="0" w:space="0" w:color="auto"/>
                <w:left w:val="none" w:sz="0" w:space="0" w:color="auto"/>
                <w:bottom w:val="none" w:sz="0" w:space="0" w:color="auto"/>
                <w:right w:val="none" w:sz="0" w:space="0" w:color="auto"/>
              </w:divBdr>
            </w:div>
            <w:div w:id="543640597">
              <w:marLeft w:val="0"/>
              <w:marRight w:val="0"/>
              <w:marTop w:val="0"/>
              <w:marBottom w:val="0"/>
              <w:divBdr>
                <w:top w:val="none" w:sz="0" w:space="0" w:color="auto"/>
                <w:left w:val="none" w:sz="0" w:space="0" w:color="auto"/>
                <w:bottom w:val="none" w:sz="0" w:space="0" w:color="auto"/>
                <w:right w:val="none" w:sz="0" w:space="0" w:color="auto"/>
              </w:divBdr>
            </w:div>
            <w:div w:id="13641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1560">
      <w:bodyDiv w:val="1"/>
      <w:marLeft w:val="0"/>
      <w:marRight w:val="0"/>
      <w:marTop w:val="0"/>
      <w:marBottom w:val="0"/>
      <w:divBdr>
        <w:top w:val="none" w:sz="0" w:space="0" w:color="auto"/>
        <w:left w:val="none" w:sz="0" w:space="0" w:color="auto"/>
        <w:bottom w:val="none" w:sz="0" w:space="0" w:color="auto"/>
        <w:right w:val="none" w:sz="0" w:space="0" w:color="auto"/>
      </w:divBdr>
      <w:divsChild>
        <w:div w:id="92015115">
          <w:marLeft w:val="0"/>
          <w:marRight w:val="0"/>
          <w:marTop w:val="0"/>
          <w:marBottom w:val="0"/>
          <w:divBdr>
            <w:top w:val="none" w:sz="0" w:space="0" w:color="auto"/>
            <w:left w:val="none" w:sz="0" w:space="0" w:color="auto"/>
            <w:bottom w:val="none" w:sz="0" w:space="0" w:color="auto"/>
            <w:right w:val="none" w:sz="0" w:space="0" w:color="auto"/>
          </w:divBdr>
          <w:divsChild>
            <w:div w:id="1035303511">
              <w:marLeft w:val="0"/>
              <w:marRight w:val="0"/>
              <w:marTop w:val="0"/>
              <w:marBottom w:val="0"/>
              <w:divBdr>
                <w:top w:val="none" w:sz="0" w:space="0" w:color="auto"/>
                <w:left w:val="none" w:sz="0" w:space="0" w:color="auto"/>
                <w:bottom w:val="none" w:sz="0" w:space="0" w:color="auto"/>
                <w:right w:val="none" w:sz="0" w:space="0" w:color="auto"/>
              </w:divBdr>
            </w:div>
            <w:div w:id="130942910">
              <w:marLeft w:val="0"/>
              <w:marRight w:val="0"/>
              <w:marTop w:val="0"/>
              <w:marBottom w:val="0"/>
              <w:divBdr>
                <w:top w:val="none" w:sz="0" w:space="0" w:color="auto"/>
                <w:left w:val="none" w:sz="0" w:space="0" w:color="auto"/>
                <w:bottom w:val="none" w:sz="0" w:space="0" w:color="auto"/>
                <w:right w:val="none" w:sz="0" w:space="0" w:color="auto"/>
              </w:divBdr>
            </w:div>
            <w:div w:id="193468862">
              <w:marLeft w:val="0"/>
              <w:marRight w:val="0"/>
              <w:marTop w:val="0"/>
              <w:marBottom w:val="0"/>
              <w:divBdr>
                <w:top w:val="none" w:sz="0" w:space="0" w:color="auto"/>
                <w:left w:val="none" w:sz="0" w:space="0" w:color="auto"/>
                <w:bottom w:val="none" w:sz="0" w:space="0" w:color="auto"/>
                <w:right w:val="none" w:sz="0" w:space="0" w:color="auto"/>
              </w:divBdr>
            </w:div>
            <w:div w:id="708336405">
              <w:marLeft w:val="0"/>
              <w:marRight w:val="0"/>
              <w:marTop w:val="0"/>
              <w:marBottom w:val="0"/>
              <w:divBdr>
                <w:top w:val="none" w:sz="0" w:space="0" w:color="auto"/>
                <w:left w:val="none" w:sz="0" w:space="0" w:color="auto"/>
                <w:bottom w:val="none" w:sz="0" w:space="0" w:color="auto"/>
                <w:right w:val="none" w:sz="0" w:space="0" w:color="auto"/>
              </w:divBdr>
            </w:div>
            <w:div w:id="1411149490">
              <w:marLeft w:val="0"/>
              <w:marRight w:val="0"/>
              <w:marTop w:val="0"/>
              <w:marBottom w:val="0"/>
              <w:divBdr>
                <w:top w:val="none" w:sz="0" w:space="0" w:color="auto"/>
                <w:left w:val="none" w:sz="0" w:space="0" w:color="auto"/>
                <w:bottom w:val="none" w:sz="0" w:space="0" w:color="auto"/>
                <w:right w:val="none" w:sz="0" w:space="0" w:color="auto"/>
              </w:divBdr>
            </w:div>
            <w:div w:id="1121072036">
              <w:marLeft w:val="0"/>
              <w:marRight w:val="0"/>
              <w:marTop w:val="0"/>
              <w:marBottom w:val="0"/>
              <w:divBdr>
                <w:top w:val="none" w:sz="0" w:space="0" w:color="auto"/>
                <w:left w:val="none" w:sz="0" w:space="0" w:color="auto"/>
                <w:bottom w:val="none" w:sz="0" w:space="0" w:color="auto"/>
                <w:right w:val="none" w:sz="0" w:space="0" w:color="auto"/>
              </w:divBdr>
            </w:div>
            <w:div w:id="828205049">
              <w:marLeft w:val="0"/>
              <w:marRight w:val="0"/>
              <w:marTop w:val="0"/>
              <w:marBottom w:val="0"/>
              <w:divBdr>
                <w:top w:val="none" w:sz="0" w:space="0" w:color="auto"/>
                <w:left w:val="none" w:sz="0" w:space="0" w:color="auto"/>
                <w:bottom w:val="none" w:sz="0" w:space="0" w:color="auto"/>
                <w:right w:val="none" w:sz="0" w:space="0" w:color="auto"/>
              </w:divBdr>
            </w:div>
            <w:div w:id="1643542774">
              <w:marLeft w:val="0"/>
              <w:marRight w:val="0"/>
              <w:marTop w:val="0"/>
              <w:marBottom w:val="0"/>
              <w:divBdr>
                <w:top w:val="none" w:sz="0" w:space="0" w:color="auto"/>
                <w:left w:val="none" w:sz="0" w:space="0" w:color="auto"/>
                <w:bottom w:val="none" w:sz="0" w:space="0" w:color="auto"/>
                <w:right w:val="none" w:sz="0" w:space="0" w:color="auto"/>
              </w:divBdr>
            </w:div>
            <w:div w:id="488324494">
              <w:marLeft w:val="0"/>
              <w:marRight w:val="0"/>
              <w:marTop w:val="0"/>
              <w:marBottom w:val="0"/>
              <w:divBdr>
                <w:top w:val="none" w:sz="0" w:space="0" w:color="auto"/>
                <w:left w:val="none" w:sz="0" w:space="0" w:color="auto"/>
                <w:bottom w:val="none" w:sz="0" w:space="0" w:color="auto"/>
                <w:right w:val="none" w:sz="0" w:space="0" w:color="auto"/>
              </w:divBdr>
            </w:div>
            <w:div w:id="252855590">
              <w:marLeft w:val="0"/>
              <w:marRight w:val="0"/>
              <w:marTop w:val="0"/>
              <w:marBottom w:val="0"/>
              <w:divBdr>
                <w:top w:val="none" w:sz="0" w:space="0" w:color="auto"/>
                <w:left w:val="none" w:sz="0" w:space="0" w:color="auto"/>
                <w:bottom w:val="none" w:sz="0" w:space="0" w:color="auto"/>
                <w:right w:val="none" w:sz="0" w:space="0" w:color="auto"/>
              </w:divBdr>
            </w:div>
            <w:div w:id="14992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7694">
      <w:bodyDiv w:val="1"/>
      <w:marLeft w:val="0"/>
      <w:marRight w:val="0"/>
      <w:marTop w:val="0"/>
      <w:marBottom w:val="0"/>
      <w:divBdr>
        <w:top w:val="none" w:sz="0" w:space="0" w:color="auto"/>
        <w:left w:val="none" w:sz="0" w:space="0" w:color="auto"/>
        <w:bottom w:val="none" w:sz="0" w:space="0" w:color="auto"/>
        <w:right w:val="none" w:sz="0" w:space="0" w:color="auto"/>
      </w:divBdr>
      <w:divsChild>
        <w:div w:id="1022123871">
          <w:marLeft w:val="0"/>
          <w:marRight w:val="0"/>
          <w:marTop w:val="0"/>
          <w:marBottom w:val="0"/>
          <w:divBdr>
            <w:top w:val="none" w:sz="0" w:space="0" w:color="auto"/>
            <w:left w:val="none" w:sz="0" w:space="0" w:color="auto"/>
            <w:bottom w:val="none" w:sz="0" w:space="0" w:color="auto"/>
            <w:right w:val="none" w:sz="0" w:space="0" w:color="auto"/>
          </w:divBdr>
          <w:divsChild>
            <w:div w:id="170342298">
              <w:marLeft w:val="0"/>
              <w:marRight w:val="0"/>
              <w:marTop w:val="0"/>
              <w:marBottom w:val="0"/>
              <w:divBdr>
                <w:top w:val="none" w:sz="0" w:space="0" w:color="auto"/>
                <w:left w:val="none" w:sz="0" w:space="0" w:color="auto"/>
                <w:bottom w:val="none" w:sz="0" w:space="0" w:color="auto"/>
                <w:right w:val="none" w:sz="0" w:space="0" w:color="auto"/>
              </w:divBdr>
            </w:div>
            <w:div w:id="821584816">
              <w:marLeft w:val="0"/>
              <w:marRight w:val="0"/>
              <w:marTop w:val="0"/>
              <w:marBottom w:val="0"/>
              <w:divBdr>
                <w:top w:val="none" w:sz="0" w:space="0" w:color="auto"/>
                <w:left w:val="none" w:sz="0" w:space="0" w:color="auto"/>
                <w:bottom w:val="none" w:sz="0" w:space="0" w:color="auto"/>
                <w:right w:val="none" w:sz="0" w:space="0" w:color="auto"/>
              </w:divBdr>
            </w:div>
            <w:div w:id="1826896580">
              <w:marLeft w:val="0"/>
              <w:marRight w:val="0"/>
              <w:marTop w:val="0"/>
              <w:marBottom w:val="0"/>
              <w:divBdr>
                <w:top w:val="none" w:sz="0" w:space="0" w:color="auto"/>
                <w:left w:val="none" w:sz="0" w:space="0" w:color="auto"/>
                <w:bottom w:val="none" w:sz="0" w:space="0" w:color="auto"/>
                <w:right w:val="none" w:sz="0" w:space="0" w:color="auto"/>
              </w:divBdr>
            </w:div>
            <w:div w:id="2016687707">
              <w:marLeft w:val="0"/>
              <w:marRight w:val="0"/>
              <w:marTop w:val="0"/>
              <w:marBottom w:val="0"/>
              <w:divBdr>
                <w:top w:val="none" w:sz="0" w:space="0" w:color="auto"/>
                <w:left w:val="none" w:sz="0" w:space="0" w:color="auto"/>
                <w:bottom w:val="none" w:sz="0" w:space="0" w:color="auto"/>
                <w:right w:val="none" w:sz="0" w:space="0" w:color="auto"/>
              </w:divBdr>
            </w:div>
            <w:div w:id="1615215287">
              <w:marLeft w:val="0"/>
              <w:marRight w:val="0"/>
              <w:marTop w:val="0"/>
              <w:marBottom w:val="0"/>
              <w:divBdr>
                <w:top w:val="none" w:sz="0" w:space="0" w:color="auto"/>
                <w:left w:val="none" w:sz="0" w:space="0" w:color="auto"/>
                <w:bottom w:val="none" w:sz="0" w:space="0" w:color="auto"/>
                <w:right w:val="none" w:sz="0" w:space="0" w:color="auto"/>
              </w:divBdr>
            </w:div>
            <w:div w:id="249392068">
              <w:marLeft w:val="0"/>
              <w:marRight w:val="0"/>
              <w:marTop w:val="0"/>
              <w:marBottom w:val="0"/>
              <w:divBdr>
                <w:top w:val="none" w:sz="0" w:space="0" w:color="auto"/>
                <w:left w:val="none" w:sz="0" w:space="0" w:color="auto"/>
                <w:bottom w:val="none" w:sz="0" w:space="0" w:color="auto"/>
                <w:right w:val="none" w:sz="0" w:space="0" w:color="auto"/>
              </w:divBdr>
            </w:div>
            <w:div w:id="1997344733">
              <w:marLeft w:val="0"/>
              <w:marRight w:val="0"/>
              <w:marTop w:val="0"/>
              <w:marBottom w:val="0"/>
              <w:divBdr>
                <w:top w:val="none" w:sz="0" w:space="0" w:color="auto"/>
                <w:left w:val="none" w:sz="0" w:space="0" w:color="auto"/>
                <w:bottom w:val="none" w:sz="0" w:space="0" w:color="auto"/>
                <w:right w:val="none" w:sz="0" w:space="0" w:color="auto"/>
              </w:divBdr>
            </w:div>
            <w:div w:id="758259635">
              <w:marLeft w:val="0"/>
              <w:marRight w:val="0"/>
              <w:marTop w:val="0"/>
              <w:marBottom w:val="0"/>
              <w:divBdr>
                <w:top w:val="none" w:sz="0" w:space="0" w:color="auto"/>
                <w:left w:val="none" w:sz="0" w:space="0" w:color="auto"/>
                <w:bottom w:val="none" w:sz="0" w:space="0" w:color="auto"/>
                <w:right w:val="none" w:sz="0" w:space="0" w:color="auto"/>
              </w:divBdr>
            </w:div>
            <w:div w:id="403526691">
              <w:marLeft w:val="0"/>
              <w:marRight w:val="0"/>
              <w:marTop w:val="0"/>
              <w:marBottom w:val="0"/>
              <w:divBdr>
                <w:top w:val="none" w:sz="0" w:space="0" w:color="auto"/>
                <w:left w:val="none" w:sz="0" w:space="0" w:color="auto"/>
                <w:bottom w:val="none" w:sz="0" w:space="0" w:color="auto"/>
                <w:right w:val="none" w:sz="0" w:space="0" w:color="auto"/>
              </w:divBdr>
            </w:div>
            <w:div w:id="1359820593">
              <w:marLeft w:val="0"/>
              <w:marRight w:val="0"/>
              <w:marTop w:val="0"/>
              <w:marBottom w:val="0"/>
              <w:divBdr>
                <w:top w:val="none" w:sz="0" w:space="0" w:color="auto"/>
                <w:left w:val="none" w:sz="0" w:space="0" w:color="auto"/>
                <w:bottom w:val="none" w:sz="0" w:space="0" w:color="auto"/>
                <w:right w:val="none" w:sz="0" w:space="0" w:color="auto"/>
              </w:divBdr>
            </w:div>
            <w:div w:id="1848980055">
              <w:marLeft w:val="0"/>
              <w:marRight w:val="0"/>
              <w:marTop w:val="0"/>
              <w:marBottom w:val="0"/>
              <w:divBdr>
                <w:top w:val="none" w:sz="0" w:space="0" w:color="auto"/>
                <w:left w:val="none" w:sz="0" w:space="0" w:color="auto"/>
                <w:bottom w:val="none" w:sz="0" w:space="0" w:color="auto"/>
                <w:right w:val="none" w:sz="0" w:space="0" w:color="auto"/>
              </w:divBdr>
            </w:div>
            <w:div w:id="1407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968">
      <w:bodyDiv w:val="1"/>
      <w:marLeft w:val="0"/>
      <w:marRight w:val="0"/>
      <w:marTop w:val="0"/>
      <w:marBottom w:val="0"/>
      <w:divBdr>
        <w:top w:val="none" w:sz="0" w:space="0" w:color="auto"/>
        <w:left w:val="none" w:sz="0" w:space="0" w:color="auto"/>
        <w:bottom w:val="none" w:sz="0" w:space="0" w:color="auto"/>
        <w:right w:val="none" w:sz="0" w:space="0" w:color="auto"/>
      </w:divBdr>
      <w:divsChild>
        <w:div w:id="2020737700">
          <w:marLeft w:val="0"/>
          <w:marRight w:val="0"/>
          <w:marTop w:val="0"/>
          <w:marBottom w:val="0"/>
          <w:divBdr>
            <w:top w:val="none" w:sz="0" w:space="0" w:color="auto"/>
            <w:left w:val="none" w:sz="0" w:space="0" w:color="auto"/>
            <w:bottom w:val="none" w:sz="0" w:space="0" w:color="auto"/>
            <w:right w:val="none" w:sz="0" w:space="0" w:color="auto"/>
          </w:divBdr>
          <w:divsChild>
            <w:div w:id="1835024786">
              <w:marLeft w:val="0"/>
              <w:marRight w:val="0"/>
              <w:marTop w:val="0"/>
              <w:marBottom w:val="0"/>
              <w:divBdr>
                <w:top w:val="none" w:sz="0" w:space="0" w:color="auto"/>
                <w:left w:val="none" w:sz="0" w:space="0" w:color="auto"/>
                <w:bottom w:val="none" w:sz="0" w:space="0" w:color="auto"/>
                <w:right w:val="none" w:sz="0" w:space="0" w:color="auto"/>
              </w:divBdr>
            </w:div>
            <w:div w:id="642852101">
              <w:marLeft w:val="0"/>
              <w:marRight w:val="0"/>
              <w:marTop w:val="0"/>
              <w:marBottom w:val="0"/>
              <w:divBdr>
                <w:top w:val="none" w:sz="0" w:space="0" w:color="auto"/>
                <w:left w:val="none" w:sz="0" w:space="0" w:color="auto"/>
                <w:bottom w:val="none" w:sz="0" w:space="0" w:color="auto"/>
                <w:right w:val="none" w:sz="0" w:space="0" w:color="auto"/>
              </w:divBdr>
            </w:div>
            <w:div w:id="1458451922">
              <w:marLeft w:val="0"/>
              <w:marRight w:val="0"/>
              <w:marTop w:val="0"/>
              <w:marBottom w:val="0"/>
              <w:divBdr>
                <w:top w:val="none" w:sz="0" w:space="0" w:color="auto"/>
                <w:left w:val="none" w:sz="0" w:space="0" w:color="auto"/>
                <w:bottom w:val="none" w:sz="0" w:space="0" w:color="auto"/>
                <w:right w:val="none" w:sz="0" w:space="0" w:color="auto"/>
              </w:divBdr>
            </w:div>
            <w:div w:id="14669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469">
      <w:bodyDiv w:val="1"/>
      <w:marLeft w:val="0"/>
      <w:marRight w:val="0"/>
      <w:marTop w:val="0"/>
      <w:marBottom w:val="0"/>
      <w:divBdr>
        <w:top w:val="none" w:sz="0" w:space="0" w:color="auto"/>
        <w:left w:val="none" w:sz="0" w:space="0" w:color="auto"/>
        <w:bottom w:val="none" w:sz="0" w:space="0" w:color="auto"/>
        <w:right w:val="none" w:sz="0" w:space="0" w:color="auto"/>
      </w:divBdr>
      <w:divsChild>
        <w:div w:id="1141114313">
          <w:marLeft w:val="0"/>
          <w:marRight w:val="0"/>
          <w:marTop w:val="0"/>
          <w:marBottom w:val="0"/>
          <w:divBdr>
            <w:top w:val="none" w:sz="0" w:space="0" w:color="auto"/>
            <w:left w:val="none" w:sz="0" w:space="0" w:color="auto"/>
            <w:bottom w:val="none" w:sz="0" w:space="0" w:color="auto"/>
            <w:right w:val="none" w:sz="0" w:space="0" w:color="auto"/>
          </w:divBdr>
          <w:divsChild>
            <w:div w:id="935358975">
              <w:marLeft w:val="0"/>
              <w:marRight w:val="0"/>
              <w:marTop w:val="0"/>
              <w:marBottom w:val="0"/>
              <w:divBdr>
                <w:top w:val="none" w:sz="0" w:space="0" w:color="auto"/>
                <w:left w:val="none" w:sz="0" w:space="0" w:color="auto"/>
                <w:bottom w:val="none" w:sz="0" w:space="0" w:color="auto"/>
                <w:right w:val="none" w:sz="0" w:space="0" w:color="auto"/>
              </w:divBdr>
            </w:div>
            <w:div w:id="1996882737">
              <w:marLeft w:val="0"/>
              <w:marRight w:val="0"/>
              <w:marTop w:val="0"/>
              <w:marBottom w:val="0"/>
              <w:divBdr>
                <w:top w:val="none" w:sz="0" w:space="0" w:color="auto"/>
                <w:left w:val="none" w:sz="0" w:space="0" w:color="auto"/>
                <w:bottom w:val="none" w:sz="0" w:space="0" w:color="auto"/>
                <w:right w:val="none" w:sz="0" w:space="0" w:color="auto"/>
              </w:divBdr>
            </w:div>
            <w:div w:id="1890875092">
              <w:marLeft w:val="0"/>
              <w:marRight w:val="0"/>
              <w:marTop w:val="0"/>
              <w:marBottom w:val="0"/>
              <w:divBdr>
                <w:top w:val="none" w:sz="0" w:space="0" w:color="auto"/>
                <w:left w:val="none" w:sz="0" w:space="0" w:color="auto"/>
                <w:bottom w:val="none" w:sz="0" w:space="0" w:color="auto"/>
                <w:right w:val="none" w:sz="0" w:space="0" w:color="auto"/>
              </w:divBdr>
            </w:div>
            <w:div w:id="1558542331">
              <w:marLeft w:val="0"/>
              <w:marRight w:val="0"/>
              <w:marTop w:val="0"/>
              <w:marBottom w:val="0"/>
              <w:divBdr>
                <w:top w:val="none" w:sz="0" w:space="0" w:color="auto"/>
                <w:left w:val="none" w:sz="0" w:space="0" w:color="auto"/>
                <w:bottom w:val="none" w:sz="0" w:space="0" w:color="auto"/>
                <w:right w:val="none" w:sz="0" w:space="0" w:color="auto"/>
              </w:divBdr>
            </w:div>
            <w:div w:id="30498037">
              <w:marLeft w:val="0"/>
              <w:marRight w:val="0"/>
              <w:marTop w:val="0"/>
              <w:marBottom w:val="0"/>
              <w:divBdr>
                <w:top w:val="none" w:sz="0" w:space="0" w:color="auto"/>
                <w:left w:val="none" w:sz="0" w:space="0" w:color="auto"/>
                <w:bottom w:val="none" w:sz="0" w:space="0" w:color="auto"/>
                <w:right w:val="none" w:sz="0" w:space="0" w:color="auto"/>
              </w:divBdr>
            </w:div>
            <w:div w:id="1358581247">
              <w:marLeft w:val="0"/>
              <w:marRight w:val="0"/>
              <w:marTop w:val="0"/>
              <w:marBottom w:val="0"/>
              <w:divBdr>
                <w:top w:val="none" w:sz="0" w:space="0" w:color="auto"/>
                <w:left w:val="none" w:sz="0" w:space="0" w:color="auto"/>
                <w:bottom w:val="none" w:sz="0" w:space="0" w:color="auto"/>
                <w:right w:val="none" w:sz="0" w:space="0" w:color="auto"/>
              </w:divBdr>
            </w:div>
            <w:div w:id="1009255479">
              <w:marLeft w:val="0"/>
              <w:marRight w:val="0"/>
              <w:marTop w:val="0"/>
              <w:marBottom w:val="0"/>
              <w:divBdr>
                <w:top w:val="none" w:sz="0" w:space="0" w:color="auto"/>
                <w:left w:val="none" w:sz="0" w:space="0" w:color="auto"/>
                <w:bottom w:val="none" w:sz="0" w:space="0" w:color="auto"/>
                <w:right w:val="none" w:sz="0" w:space="0" w:color="auto"/>
              </w:divBdr>
            </w:div>
            <w:div w:id="930233567">
              <w:marLeft w:val="0"/>
              <w:marRight w:val="0"/>
              <w:marTop w:val="0"/>
              <w:marBottom w:val="0"/>
              <w:divBdr>
                <w:top w:val="none" w:sz="0" w:space="0" w:color="auto"/>
                <w:left w:val="none" w:sz="0" w:space="0" w:color="auto"/>
                <w:bottom w:val="none" w:sz="0" w:space="0" w:color="auto"/>
                <w:right w:val="none" w:sz="0" w:space="0" w:color="auto"/>
              </w:divBdr>
            </w:div>
            <w:div w:id="1331568787">
              <w:marLeft w:val="0"/>
              <w:marRight w:val="0"/>
              <w:marTop w:val="0"/>
              <w:marBottom w:val="0"/>
              <w:divBdr>
                <w:top w:val="none" w:sz="0" w:space="0" w:color="auto"/>
                <w:left w:val="none" w:sz="0" w:space="0" w:color="auto"/>
                <w:bottom w:val="none" w:sz="0" w:space="0" w:color="auto"/>
                <w:right w:val="none" w:sz="0" w:space="0" w:color="auto"/>
              </w:divBdr>
            </w:div>
            <w:div w:id="1007631178">
              <w:marLeft w:val="0"/>
              <w:marRight w:val="0"/>
              <w:marTop w:val="0"/>
              <w:marBottom w:val="0"/>
              <w:divBdr>
                <w:top w:val="none" w:sz="0" w:space="0" w:color="auto"/>
                <w:left w:val="none" w:sz="0" w:space="0" w:color="auto"/>
                <w:bottom w:val="none" w:sz="0" w:space="0" w:color="auto"/>
                <w:right w:val="none" w:sz="0" w:space="0" w:color="auto"/>
              </w:divBdr>
            </w:div>
            <w:div w:id="476530566">
              <w:marLeft w:val="0"/>
              <w:marRight w:val="0"/>
              <w:marTop w:val="0"/>
              <w:marBottom w:val="0"/>
              <w:divBdr>
                <w:top w:val="none" w:sz="0" w:space="0" w:color="auto"/>
                <w:left w:val="none" w:sz="0" w:space="0" w:color="auto"/>
                <w:bottom w:val="none" w:sz="0" w:space="0" w:color="auto"/>
                <w:right w:val="none" w:sz="0" w:space="0" w:color="auto"/>
              </w:divBdr>
            </w:div>
            <w:div w:id="233466863">
              <w:marLeft w:val="0"/>
              <w:marRight w:val="0"/>
              <w:marTop w:val="0"/>
              <w:marBottom w:val="0"/>
              <w:divBdr>
                <w:top w:val="none" w:sz="0" w:space="0" w:color="auto"/>
                <w:left w:val="none" w:sz="0" w:space="0" w:color="auto"/>
                <w:bottom w:val="none" w:sz="0" w:space="0" w:color="auto"/>
                <w:right w:val="none" w:sz="0" w:space="0" w:color="auto"/>
              </w:divBdr>
            </w:div>
            <w:div w:id="1378779071">
              <w:marLeft w:val="0"/>
              <w:marRight w:val="0"/>
              <w:marTop w:val="0"/>
              <w:marBottom w:val="0"/>
              <w:divBdr>
                <w:top w:val="none" w:sz="0" w:space="0" w:color="auto"/>
                <w:left w:val="none" w:sz="0" w:space="0" w:color="auto"/>
                <w:bottom w:val="none" w:sz="0" w:space="0" w:color="auto"/>
                <w:right w:val="none" w:sz="0" w:space="0" w:color="auto"/>
              </w:divBdr>
            </w:div>
            <w:div w:id="19363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1441">
      <w:bodyDiv w:val="1"/>
      <w:marLeft w:val="0"/>
      <w:marRight w:val="0"/>
      <w:marTop w:val="0"/>
      <w:marBottom w:val="0"/>
      <w:divBdr>
        <w:top w:val="none" w:sz="0" w:space="0" w:color="auto"/>
        <w:left w:val="none" w:sz="0" w:space="0" w:color="auto"/>
        <w:bottom w:val="none" w:sz="0" w:space="0" w:color="auto"/>
        <w:right w:val="none" w:sz="0" w:space="0" w:color="auto"/>
      </w:divBdr>
      <w:divsChild>
        <w:div w:id="2063096814">
          <w:marLeft w:val="0"/>
          <w:marRight w:val="0"/>
          <w:marTop w:val="0"/>
          <w:marBottom w:val="0"/>
          <w:divBdr>
            <w:top w:val="none" w:sz="0" w:space="0" w:color="auto"/>
            <w:left w:val="none" w:sz="0" w:space="0" w:color="auto"/>
            <w:bottom w:val="none" w:sz="0" w:space="0" w:color="auto"/>
            <w:right w:val="none" w:sz="0" w:space="0" w:color="auto"/>
          </w:divBdr>
          <w:divsChild>
            <w:div w:id="1319772527">
              <w:marLeft w:val="0"/>
              <w:marRight w:val="0"/>
              <w:marTop w:val="0"/>
              <w:marBottom w:val="0"/>
              <w:divBdr>
                <w:top w:val="none" w:sz="0" w:space="0" w:color="auto"/>
                <w:left w:val="none" w:sz="0" w:space="0" w:color="auto"/>
                <w:bottom w:val="none" w:sz="0" w:space="0" w:color="auto"/>
                <w:right w:val="none" w:sz="0" w:space="0" w:color="auto"/>
              </w:divBdr>
            </w:div>
            <w:div w:id="1131629318">
              <w:marLeft w:val="0"/>
              <w:marRight w:val="0"/>
              <w:marTop w:val="0"/>
              <w:marBottom w:val="0"/>
              <w:divBdr>
                <w:top w:val="none" w:sz="0" w:space="0" w:color="auto"/>
                <w:left w:val="none" w:sz="0" w:space="0" w:color="auto"/>
                <w:bottom w:val="none" w:sz="0" w:space="0" w:color="auto"/>
                <w:right w:val="none" w:sz="0" w:space="0" w:color="auto"/>
              </w:divBdr>
            </w:div>
            <w:div w:id="956788412">
              <w:marLeft w:val="0"/>
              <w:marRight w:val="0"/>
              <w:marTop w:val="0"/>
              <w:marBottom w:val="0"/>
              <w:divBdr>
                <w:top w:val="none" w:sz="0" w:space="0" w:color="auto"/>
                <w:left w:val="none" w:sz="0" w:space="0" w:color="auto"/>
                <w:bottom w:val="none" w:sz="0" w:space="0" w:color="auto"/>
                <w:right w:val="none" w:sz="0" w:space="0" w:color="auto"/>
              </w:divBdr>
            </w:div>
            <w:div w:id="1210725340">
              <w:marLeft w:val="0"/>
              <w:marRight w:val="0"/>
              <w:marTop w:val="0"/>
              <w:marBottom w:val="0"/>
              <w:divBdr>
                <w:top w:val="none" w:sz="0" w:space="0" w:color="auto"/>
                <w:left w:val="none" w:sz="0" w:space="0" w:color="auto"/>
                <w:bottom w:val="none" w:sz="0" w:space="0" w:color="auto"/>
                <w:right w:val="none" w:sz="0" w:space="0" w:color="auto"/>
              </w:divBdr>
            </w:div>
            <w:div w:id="527565261">
              <w:marLeft w:val="0"/>
              <w:marRight w:val="0"/>
              <w:marTop w:val="0"/>
              <w:marBottom w:val="0"/>
              <w:divBdr>
                <w:top w:val="none" w:sz="0" w:space="0" w:color="auto"/>
                <w:left w:val="none" w:sz="0" w:space="0" w:color="auto"/>
                <w:bottom w:val="none" w:sz="0" w:space="0" w:color="auto"/>
                <w:right w:val="none" w:sz="0" w:space="0" w:color="auto"/>
              </w:divBdr>
            </w:div>
            <w:div w:id="475224199">
              <w:marLeft w:val="0"/>
              <w:marRight w:val="0"/>
              <w:marTop w:val="0"/>
              <w:marBottom w:val="0"/>
              <w:divBdr>
                <w:top w:val="none" w:sz="0" w:space="0" w:color="auto"/>
                <w:left w:val="none" w:sz="0" w:space="0" w:color="auto"/>
                <w:bottom w:val="none" w:sz="0" w:space="0" w:color="auto"/>
                <w:right w:val="none" w:sz="0" w:space="0" w:color="auto"/>
              </w:divBdr>
            </w:div>
            <w:div w:id="1702902561">
              <w:marLeft w:val="0"/>
              <w:marRight w:val="0"/>
              <w:marTop w:val="0"/>
              <w:marBottom w:val="0"/>
              <w:divBdr>
                <w:top w:val="none" w:sz="0" w:space="0" w:color="auto"/>
                <w:left w:val="none" w:sz="0" w:space="0" w:color="auto"/>
                <w:bottom w:val="none" w:sz="0" w:space="0" w:color="auto"/>
                <w:right w:val="none" w:sz="0" w:space="0" w:color="auto"/>
              </w:divBdr>
            </w:div>
            <w:div w:id="122426931">
              <w:marLeft w:val="0"/>
              <w:marRight w:val="0"/>
              <w:marTop w:val="0"/>
              <w:marBottom w:val="0"/>
              <w:divBdr>
                <w:top w:val="none" w:sz="0" w:space="0" w:color="auto"/>
                <w:left w:val="none" w:sz="0" w:space="0" w:color="auto"/>
                <w:bottom w:val="none" w:sz="0" w:space="0" w:color="auto"/>
                <w:right w:val="none" w:sz="0" w:space="0" w:color="auto"/>
              </w:divBdr>
            </w:div>
            <w:div w:id="537740700">
              <w:marLeft w:val="0"/>
              <w:marRight w:val="0"/>
              <w:marTop w:val="0"/>
              <w:marBottom w:val="0"/>
              <w:divBdr>
                <w:top w:val="none" w:sz="0" w:space="0" w:color="auto"/>
                <w:left w:val="none" w:sz="0" w:space="0" w:color="auto"/>
                <w:bottom w:val="none" w:sz="0" w:space="0" w:color="auto"/>
                <w:right w:val="none" w:sz="0" w:space="0" w:color="auto"/>
              </w:divBdr>
            </w:div>
            <w:div w:id="2096433940">
              <w:marLeft w:val="0"/>
              <w:marRight w:val="0"/>
              <w:marTop w:val="0"/>
              <w:marBottom w:val="0"/>
              <w:divBdr>
                <w:top w:val="none" w:sz="0" w:space="0" w:color="auto"/>
                <w:left w:val="none" w:sz="0" w:space="0" w:color="auto"/>
                <w:bottom w:val="none" w:sz="0" w:space="0" w:color="auto"/>
                <w:right w:val="none" w:sz="0" w:space="0" w:color="auto"/>
              </w:divBdr>
            </w:div>
            <w:div w:id="234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8784">
      <w:bodyDiv w:val="1"/>
      <w:marLeft w:val="0"/>
      <w:marRight w:val="0"/>
      <w:marTop w:val="0"/>
      <w:marBottom w:val="0"/>
      <w:divBdr>
        <w:top w:val="none" w:sz="0" w:space="0" w:color="auto"/>
        <w:left w:val="none" w:sz="0" w:space="0" w:color="auto"/>
        <w:bottom w:val="none" w:sz="0" w:space="0" w:color="auto"/>
        <w:right w:val="none" w:sz="0" w:space="0" w:color="auto"/>
      </w:divBdr>
      <w:divsChild>
        <w:div w:id="117532128">
          <w:marLeft w:val="0"/>
          <w:marRight w:val="0"/>
          <w:marTop w:val="0"/>
          <w:marBottom w:val="0"/>
          <w:divBdr>
            <w:top w:val="none" w:sz="0" w:space="0" w:color="auto"/>
            <w:left w:val="none" w:sz="0" w:space="0" w:color="auto"/>
            <w:bottom w:val="none" w:sz="0" w:space="0" w:color="auto"/>
            <w:right w:val="none" w:sz="0" w:space="0" w:color="auto"/>
          </w:divBdr>
          <w:divsChild>
            <w:div w:id="630089724">
              <w:marLeft w:val="0"/>
              <w:marRight w:val="0"/>
              <w:marTop w:val="0"/>
              <w:marBottom w:val="0"/>
              <w:divBdr>
                <w:top w:val="none" w:sz="0" w:space="0" w:color="auto"/>
                <w:left w:val="none" w:sz="0" w:space="0" w:color="auto"/>
                <w:bottom w:val="none" w:sz="0" w:space="0" w:color="auto"/>
                <w:right w:val="none" w:sz="0" w:space="0" w:color="auto"/>
              </w:divBdr>
            </w:div>
            <w:div w:id="1602300235">
              <w:marLeft w:val="0"/>
              <w:marRight w:val="0"/>
              <w:marTop w:val="0"/>
              <w:marBottom w:val="0"/>
              <w:divBdr>
                <w:top w:val="none" w:sz="0" w:space="0" w:color="auto"/>
                <w:left w:val="none" w:sz="0" w:space="0" w:color="auto"/>
                <w:bottom w:val="none" w:sz="0" w:space="0" w:color="auto"/>
                <w:right w:val="none" w:sz="0" w:space="0" w:color="auto"/>
              </w:divBdr>
            </w:div>
            <w:div w:id="9701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267">
      <w:bodyDiv w:val="1"/>
      <w:marLeft w:val="0"/>
      <w:marRight w:val="0"/>
      <w:marTop w:val="0"/>
      <w:marBottom w:val="0"/>
      <w:divBdr>
        <w:top w:val="none" w:sz="0" w:space="0" w:color="auto"/>
        <w:left w:val="none" w:sz="0" w:space="0" w:color="auto"/>
        <w:bottom w:val="none" w:sz="0" w:space="0" w:color="auto"/>
        <w:right w:val="none" w:sz="0" w:space="0" w:color="auto"/>
      </w:divBdr>
    </w:div>
    <w:div w:id="1887641693">
      <w:bodyDiv w:val="1"/>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sChild>
            <w:div w:id="969365617">
              <w:marLeft w:val="0"/>
              <w:marRight w:val="0"/>
              <w:marTop w:val="0"/>
              <w:marBottom w:val="0"/>
              <w:divBdr>
                <w:top w:val="none" w:sz="0" w:space="0" w:color="auto"/>
                <w:left w:val="none" w:sz="0" w:space="0" w:color="auto"/>
                <w:bottom w:val="none" w:sz="0" w:space="0" w:color="auto"/>
                <w:right w:val="none" w:sz="0" w:space="0" w:color="auto"/>
              </w:divBdr>
            </w:div>
            <w:div w:id="137454997">
              <w:marLeft w:val="0"/>
              <w:marRight w:val="0"/>
              <w:marTop w:val="0"/>
              <w:marBottom w:val="0"/>
              <w:divBdr>
                <w:top w:val="none" w:sz="0" w:space="0" w:color="auto"/>
                <w:left w:val="none" w:sz="0" w:space="0" w:color="auto"/>
                <w:bottom w:val="none" w:sz="0" w:space="0" w:color="auto"/>
                <w:right w:val="none" w:sz="0" w:space="0" w:color="auto"/>
              </w:divBdr>
            </w:div>
            <w:div w:id="6546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734">
      <w:bodyDiv w:val="1"/>
      <w:marLeft w:val="0"/>
      <w:marRight w:val="0"/>
      <w:marTop w:val="0"/>
      <w:marBottom w:val="0"/>
      <w:divBdr>
        <w:top w:val="none" w:sz="0" w:space="0" w:color="auto"/>
        <w:left w:val="none" w:sz="0" w:space="0" w:color="auto"/>
        <w:bottom w:val="none" w:sz="0" w:space="0" w:color="auto"/>
        <w:right w:val="none" w:sz="0" w:space="0" w:color="auto"/>
      </w:divBdr>
    </w:div>
    <w:div w:id="2048332091">
      <w:bodyDiv w:val="1"/>
      <w:marLeft w:val="0"/>
      <w:marRight w:val="0"/>
      <w:marTop w:val="0"/>
      <w:marBottom w:val="0"/>
      <w:divBdr>
        <w:top w:val="none" w:sz="0" w:space="0" w:color="auto"/>
        <w:left w:val="none" w:sz="0" w:space="0" w:color="auto"/>
        <w:bottom w:val="none" w:sz="0" w:space="0" w:color="auto"/>
        <w:right w:val="none" w:sz="0" w:space="0" w:color="auto"/>
      </w:divBdr>
      <w:divsChild>
        <w:div w:id="1252930997">
          <w:marLeft w:val="0"/>
          <w:marRight w:val="0"/>
          <w:marTop w:val="0"/>
          <w:marBottom w:val="0"/>
          <w:divBdr>
            <w:top w:val="none" w:sz="0" w:space="0" w:color="auto"/>
            <w:left w:val="none" w:sz="0" w:space="0" w:color="auto"/>
            <w:bottom w:val="none" w:sz="0" w:space="0" w:color="auto"/>
            <w:right w:val="none" w:sz="0" w:space="0" w:color="auto"/>
          </w:divBdr>
          <w:divsChild>
            <w:div w:id="1931039101">
              <w:marLeft w:val="0"/>
              <w:marRight w:val="0"/>
              <w:marTop w:val="0"/>
              <w:marBottom w:val="0"/>
              <w:divBdr>
                <w:top w:val="none" w:sz="0" w:space="0" w:color="auto"/>
                <w:left w:val="none" w:sz="0" w:space="0" w:color="auto"/>
                <w:bottom w:val="none" w:sz="0" w:space="0" w:color="auto"/>
                <w:right w:val="none" w:sz="0" w:space="0" w:color="auto"/>
              </w:divBdr>
            </w:div>
            <w:div w:id="1279288870">
              <w:marLeft w:val="0"/>
              <w:marRight w:val="0"/>
              <w:marTop w:val="0"/>
              <w:marBottom w:val="0"/>
              <w:divBdr>
                <w:top w:val="none" w:sz="0" w:space="0" w:color="auto"/>
                <w:left w:val="none" w:sz="0" w:space="0" w:color="auto"/>
                <w:bottom w:val="none" w:sz="0" w:space="0" w:color="auto"/>
                <w:right w:val="none" w:sz="0" w:space="0" w:color="auto"/>
              </w:divBdr>
            </w:div>
            <w:div w:id="1556771034">
              <w:marLeft w:val="0"/>
              <w:marRight w:val="0"/>
              <w:marTop w:val="0"/>
              <w:marBottom w:val="0"/>
              <w:divBdr>
                <w:top w:val="none" w:sz="0" w:space="0" w:color="auto"/>
                <w:left w:val="none" w:sz="0" w:space="0" w:color="auto"/>
                <w:bottom w:val="none" w:sz="0" w:space="0" w:color="auto"/>
                <w:right w:val="none" w:sz="0" w:space="0" w:color="auto"/>
              </w:divBdr>
            </w:div>
            <w:div w:id="65886557">
              <w:marLeft w:val="0"/>
              <w:marRight w:val="0"/>
              <w:marTop w:val="0"/>
              <w:marBottom w:val="0"/>
              <w:divBdr>
                <w:top w:val="none" w:sz="0" w:space="0" w:color="auto"/>
                <w:left w:val="none" w:sz="0" w:space="0" w:color="auto"/>
                <w:bottom w:val="none" w:sz="0" w:space="0" w:color="auto"/>
                <w:right w:val="none" w:sz="0" w:space="0" w:color="auto"/>
              </w:divBdr>
            </w:div>
            <w:div w:id="1667786080">
              <w:marLeft w:val="0"/>
              <w:marRight w:val="0"/>
              <w:marTop w:val="0"/>
              <w:marBottom w:val="0"/>
              <w:divBdr>
                <w:top w:val="none" w:sz="0" w:space="0" w:color="auto"/>
                <w:left w:val="none" w:sz="0" w:space="0" w:color="auto"/>
                <w:bottom w:val="none" w:sz="0" w:space="0" w:color="auto"/>
                <w:right w:val="none" w:sz="0" w:space="0" w:color="auto"/>
              </w:divBdr>
            </w:div>
            <w:div w:id="728916284">
              <w:marLeft w:val="0"/>
              <w:marRight w:val="0"/>
              <w:marTop w:val="0"/>
              <w:marBottom w:val="0"/>
              <w:divBdr>
                <w:top w:val="none" w:sz="0" w:space="0" w:color="auto"/>
                <w:left w:val="none" w:sz="0" w:space="0" w:color="auto"/>
                <w:bottom w:val="none" w:sz="0" w:space="0" w:color="auto"/>
                <w:right w:val="none" w:sz="0" w:space="0" w:color="auto"/>
              </w:divBdr>
            </w:div>
            <w:div w:id="14725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88921">
      <w:bodyDiv w:val="1"/>
      <w:marLeft w:val="0"/>
      <w:marRight w:val="0"/>
      <w:marTop w:val="0"/>
      <w:marBottom w:val="0"/>
      <w:divBdr>
        <w:top w:val="none" w:sz="0" w:space="0" w:color="auto"/>
        <w:left w:val="none" w:sz="0" w:space="0" w:color="auto"/>
        <w:bottom w:val="none" w:sz="0" w:space="0" w:color="auto"/>
        <w:right w:val="none" w:sz="0" w:space="0" w:color="auto"/>
      </w:divBdr>
    </w:div>
    <w:div w:id="2060012815">
      <w:bodyDiv w:val="1"/>
      <w:marLeft w:val="0"/>
      <w:marRight w:val="0"/>
      <w:marTop w:val="0"/>
      <w:marBottom w:val="0"/>
      <w:divBdr>
        <w:top w:val="none" w:sz="0" w:space="0" w:color="auto"/>
        <w:left w:val="none" w:sz="0" w:space="0" w:color="auto"/>
        <w:bottom w:val="none" w:sz="0" w:space="0" w:color="auto"/>
        <w:right w:val="none" w:sz="0" w:space="0" w:color="auto"/>
      </w:divBdr>
      <w:divsChild>
        <w:div w:id="1806116106">
          <w:marLeft w:val="0"/>
          <w:marRight w:val="0"/>
          <w:marTop w:val="540"/>
          <w:marBottom w:val="0"/>
          <w:divBdr>
            <w:top w:val="none" w:sz="0" w:space="0" w:color="auto"/>
            <w:left w:val="none" w:sz="0" w:space="0" w:color="auto"/>
            <w:bottom w:val="none" w:sz="0" w:space="0" w:color="auto"/>
            <w:right w:val="none" w:sz="0" w:space="0" w:color="auto"/>
          </w:divBdr>
          <w:divsChild>
            <w:div w:id="19715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115">
      <w:bodyDiv w:val="1"/>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30309521">
              <w:marLeft w:val="0"/>
              <w:marRight w:val="0"/>
              <w:marTop w:val="0"/>
              <w:marBottom w:val="0"/>
              <w:divBdr>
                <w:top w:val="none" w:sz="0" w:space="0" w:color="auto"/>
                <w:left w:val="none" w:sz="0" w:space="0" w:color="auto"/>
                <w:bottom w:val="none" w:sz="0" w:space="0" w:color="auto"/>
                <w:right w:val="none" w:sz="0" w:space="0" w:color="auto"/>
              </w:divBdr>
            </w:div>
            <w:div w:id="19352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1552">
      <w:bodyDiv w:val="1"/>
      <w:marLeft w:val="0"/>
      <w:marRight w:val="0"/>
      <w:marTop w:val="0"/>
      <w:marBottom w:val="0"/>
      <w:divBdr>
        <w:top w:val="none" w:sz="0" w:space="0" w:color="auto"/>
        <w:left w:val="none" w:sz="0" w:space="0" w:color="auto"/>
        <w:bottom w:val="none" w:sz="0" w:space="0" w:color="auto"/>
        <w:right w:val="none" w:sz="0" w:space="0" w:color="auto"/>
      </w:divBdr>
      <w:divsChild>
        <w:div w:id="743795442">
          <w:marLeft w:val="0"/>
          <w:marRight w:val="0"/>
          <w:marTop w:val="0"/>
          <w:marBottom w:val="0"/>
          <w:divBdr>
            <w:top w:val="none" w:sz="0" w:space="0" w:color="auto"/>
            <w:left w:val="none" w:sz="0" w:space="0" w:color="auto"/>
            <w:bottom w:val="none" w:sz="0" w:space="0" w:color="auto"/>
            <w:right w:val="none" w:sz="0" w:space="0" w:color="auto"/>
          </w:divBdr>
          <w:divsChild>
            <w:div w:id="1678577471">
              <w:marLeft w:val="0"/>
              <w:marRight w:val="0"/>
              <w:marTop w:val="0"/>
              <w:marBottom w:val="0"/>
              <w:divBdr>
                <w:top w:val="none" w:sz="0" w:space="0" w:color="auto"/>
                <w:left w:val="none" w:sz="0" w:space="0" w:color="auto"/>
                <w:bottom w:val="none" w:sz="0" w:space="0" w:color="auto"/>
                <w:right w:val="none" w:sz="0" w:space="0" w:color="auto"/>
              </w:divBdr>
            </w:div>
            <w:div w:id="1944798818">
              <w:marLeft w:val="0"/>
              <w:marRight w:val="0"/>
              <w:marTop w:val="0"/>
              <w:marBottom w:val="0"/>
              <w:divBdr>
                <w:top w:val="none" w:sz="0" w:space="0" w:color="auto"/>
                <w:left w:val="none" w:sz="0" w:space="0" w:color="auto"/>
                <w:bottom w:val="none" w:sz="0" w:space="0" w:color="auto"/>
                <w:right w:val="none" w:sz="0" w:space="0" w:color="auto"/>
              </w:divBdr>
            </w:div>
            <w:div w:id="1029455905">
              <w:marLeft w:val="0"/>
              <w:marRight w:val="0"/>
              <w:marTop w:val="0"/>
              <w:marBottom w:val="0"/>
              <w:divBdr>
                <w:top w:val="none" w:sz="0" w:space="0" w:color="auto"/>
                <w:left w:val="none" w:sz="0" w:space="0" w:color="auto"/>
                <w:bottom w:val="none" w:sz="0" w:space="0" w:color="auto"/>
                <w:right w:val="none" w:sz="0" w:space="0" w:color="auto"/>
              </w:divBdr>
            </w:div>
            <w:div w:id="976766522">
              <w:marLeft w:val="0"/>
              <w:marRight w:val="0"/>
              <w:marTop w:val="0"/>
              <w:marBottom w:val="0"/>
              <w:divBdr>
                <w:top w:val="none" w:sz="0" w:space="0" w:color="auto"/>
                <w:left w:val="none" w:sz="0" w:space="0" w:color="auto"/>
                <w:bottom w:val="none" w:sz="0" w:space="0" w:color="auto"/>
                <w:right w:val="none" w:sz="0" w:space="0" w:color="auto"/>
              </w:divBdr>
            </w:div>
            <w:div w:id="866529304">
              <w:marLeft w:val="0"/>
              <w:marRight w:val="0"/>
              <w:marTop w:val="0"/>
              <w:marBottom w:val="0"/>
              <w:divBdr>
                <w:top w:val="none" w:sz="0" w:space="0" w:color="auto"/>
                <w:left w:val="none" w:sz="0" w:space="0" w:color="auto"/>
                <w:bottom w:val="none" w:sz="0" w:space="0" w:color="auto"/>
                <w:right w:val="none" w:sz="0" w:space="0" w:color="auto"/>
              </w:divBdr>
            </w:div>
            <w:div w:id="618922126">
              <w:marLeft w:val="0"/>
              <w:marRight w:val="0"/>
              <w:marTop w:val="0"/>
              <w:marBottom w:val="0"/>
              <w:divBdr>
                <w:top w:val="none" w:sz="0" w:space="0" w:color="auto"/>
                <w:left w:val="none" w:sz="0" w:space="0" w:color="auto"/>
                <w:bottom w:val="none" w:sz="0" w:space="0" w:color="auto"/>
                <w:right w:val="none" w:sz="0" w:space="0" w:color="auto"/>
              </w:divBdr>
            </w:div>
            <w:div w:id="1501769996">
              <w:marLeft w:val="0"/>
              <w:marRight w:val="0"/>
              <w:marTop w:val="0"/>
              <w:marBottom w:val="0"/>
              <w:divBdr>
                <w:top w:val="none" w:sz="0" w:space="0" w:color="auto"/>
                <w:left w:val="none" w:sz="0" w:space="0" w:color="auto"/>
                <w:bottom w:val="none" w:sz="0" w:space="0" w:color="auto"/>
                <w:right w:val="none" w:sz="0" w:space="0" w:color="auto"/>
              </w:divBdr>
            </w:div>
            <w:div w:id="959651181">
              <w:marLeft w:val="0"/>
              <w:marRight w:val="0"/>
              <w:marTop w:val="0"/>
              <w:marBottom w:val="0"/>
              <w:divBdr>
                <w:top w:val="none" w:sz="0" w:space="0" w:color="auto"/>
                <w:left w:val="none" w:sz="0" w:space="0" w:color="auto"/>
                <w:bottom w:val="none" w:sz="0" w:space="0" w:color="auto"/>
                <w:right w:val="none" w:sz="0" w:space="0" w:color="auto"/>
              </w:divBdr>
            </w:div>
            <w:div w:id="1609652676">
              <w:marLeft w:val="0"/>
              <w:marRight w:val="0"/>
              <w:marTop w:val="0"/>
              <w:marBottom w:val="0"/>
              <w:divBdr>
                <w:top w:val="none" w:sz="0" w:space="0" w:color="auto"/>
                <w:left w:val="none" w:sz="0" w:space="0" w:color="auto"/>
                <w:bottom w:val="none" w:sz="0" w:space="0" w:color="auto"/>
                <w:right w:val="none" w:sz="0" w:space="0" w:color="auto"/>
              </w:divBdr>
            </w:div>
            <w:div w:id="1590848079">
              <w:marLeft w:val="0"/>
              <w:marRight w:val="0"/>
              <w:marTop w:val="0"/>
              <w:marBottom w:val="0"/>
              <w:divBdr>
                <w:top w:val="none" w:sz="0" w:space="0" w:color="auto"/>
                <w:left w:val="none" w:sz="0" w:space="0" w:color="auto"/>
                <w:bottom w:val="none" w:sz="0" w:space="0" w:color="auto"/>
                <w:right w:val="none" w:sz="0" w:space="0" w:color="auto"/>
              </w:divBdr>
            </w:div>
            <w:div w:id="79766096">
              <w:marLeft w:val="0"/>
              <w:marRight w:val="0"/>
              <w:marTop w:val="0"/>
              <w:marBottom w:val="0"/>
              <w:divBdr>
                <w:top w:val="none" w:sz="0" w:space="0" w:color="auto"/>
                <w:left w:val="none" w:sz="0" w:space="0" w:color="auto"/>
                <w:bottom w:val="none" w:sz="0" w:space="0" w:color="auto"/>
                <w:right w:val="none" w:sz="0" w:space="0" w:color="auto"/>
              </w:divBdr>
            </w:div>
            <w:div w:id="1572697153">
              <w:marLeft w:val="0"/>
              <w:marRight w:val="0"/>
              <w:marTop w:val="0"/>
              <w:marBottom w:val="0"/>
              <w:divBdr>
                <w:top w:val="none" w:sz="0" w:space="0" w:color="auto"/>
                <w:left w:val="none" w:sz="0" w:space="0" w:color="auto"/>
                <w:bottom w:val="none" w:sz="0" w:space="0" w:color="auto"/>
                <w:right w:val="none" w:sz="0" w:space="0" w:color="auto"/>
              </w:divBdr>
            </w:div>
            <w:div w:id="111679222">
              <w:marLeft w:val="0"/>
              <w:marRight w:val="0"/>
              <w:marTop w:val="0"/>
              <w:marBottom w:val="0"/>
              <w:divBdr>
                <w:top w:val="none" w:sz="0" w:space="0" w:color="auto"/>
                <w:left w:val="none" w:sz="0" w:space="0" w:color="auto"/>
                <w:bottom w:val="none" w:sz="0" w:space="0" w:color="auto"/>
                <w:right w:val="none" w:sz="0" w:space="0" w:color="auto"/>
              </w:divBdr>
            </w:div>
            <w:div w:id="16086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4141">
      <w:bodyDiv w:val="1"/>
      <w:marLeft w:val="0"/>
      <w:marRight w:val="0"/>
      <w:marTop w:val="0"/>
      <w:marBottom w:val="0"/>
      <w:divBdr>
        <w:top w:val="none" w:sz="0" w:space="0" w:color="auto"/>
        <w:left w:val="none" w:sz="0" w:space="0" w:color="auto"/>
        <w:bottom w:val="none" w:sz="0" w:space="0" w:color="auto"/>
        <w:right w:val="none" w:sz="0" w:space="0" w:color="auto"/>
      </w:divBdr>
      <w:divsChild>
        <w:div w:id="1231693226">
          <w:marLeft w:val="0"/>
          <w:marRight w:val="0"/>
          <w:marTop w:val="0"/>
          <w:marBottom w:val="0"/>
          <w:divBdr>
            <w:top w:val="none" w:sz="0" w:space="0" w:color="auto"/>
            <w:left w:val="none" w:sz="0" w:space="0" w:color="auto"/>
            <w:bottom w:val="none" w:sz="0" w:space="0" w:color="auto"/>
            <w:right w:val="none" w:sz="0" w:space="0" w:color="auto"/>
          </w:divBdr>
          <w:divsChild>
            <w:div w:id="597300888">
              <w:marLeft w:val="0"/>
              <w:marRight w:val="0"/>
              <w:marTop w:val="0"/>
              <w:marBottom w:val="0"/>
              <w:divBdr>
                <w:top w:val="none" w:sz="0" w:space="0" w:color="auto"/>
                <w:left w:val="none" w:sz="0" w:space="0" w:color="auto"/>
                <w:bottom w:val="none" w:sz="0" w:space="0" w:color="auto"/>
                <w:right w:val="none" w:sz="0" w:space="0" w:color="auto"/>
              </w:divBdr>
            </w:div>
            <w:div w:id="665473575">
              <w:marLeft w:val="0"/>
              <w:marRight w:val="0"/>
              <w:marTop w:val="0"/>
              <w:marBottom w:val="0"/>
              <w:divBdr>
                <w:top w:val="none" w:sz="0" w:space="0" w:color="auto"/>
                <w:left w:val="none" w:sz="0" w:space="0" w:color="auto"/>
                <w:bottom w:val="none" w:sz="0" w:space="0" w:color="auto"/>
                <w:right w:val="none" w:sz="0" w:space="0" w:color="auto"/>
              </w:divBdr>
            </w:div>
            <w:div w:id="1049695256">
              <w:marLeft w:val="0"/>
              <w:marRight w:val="0"/>
              <w:marTop w:val="0"/>
              <w:marBottom w:val="0"/>
              <w:divBdr>
                <w:top w:val="none" w:sz="0" w:space="0" w:color="auto"/>
                <w:left w:val="none" w:sz="0" w:space="0" w:color="auto"/>
                <w:bottom w:val="none" w:sz="0" w:space="0" w:color="auto"/>
                <w:right w:val="none" w:sz="0" w:space="0" w:color="auto"/>
              </w:divBdr>
            </w:div>
            <w:div w:id="1399740713">
              <w:marLeft w:val="0"/>
              <w:marRight w:val="0"/>
              <w:marTop w:val="0"/>
              <w:marBottom w:val="0"/>
              <w:divBdr>
                <w:top w:val="none" w:sz="0" w:space="0" w:color="auto"/>
                <w:left w:val="none" w:sz="0" w:space="0" w:color="auto"/>
                <w:bottom w:val="none" w:sz="0" w:space="0" w:color="auto"/>
                <w:right w:val="none" w:sz="0" w:space="0" w:color="auto"/>
              </w:divBdr>
            </w:div>
            <w:div w:id="16812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2059">
      <w:bodyDiv w:val="1"/>
      <w:marLeft w:val="0"/>
      <w:marRight w:val="0"/>
      <w:marTop w:val="0"/>
      <w:marBottom w:val="0"/>
      <w:divBdr>
        <w:top w:val="none" w:sz="0" w:space="0" w:color="auto"/>
        <w:left w:val="none" w:sz="0" w:space="0" w:color="auto"/>
        <w:bottom w:val="none" w:sz="0" w:space="0" w:color="auto"/>
        <w:right w:val="none" w:sz="0" w:space="0" w:color="auto"/>
      </w:divBdr>
    </w:div>
    <w:div w:id="2103525715">
      <w:bodyDiv w:val="1"/>
      <w:marLeft w:val="0"/>
      <w:marRight w:val="0"/>
      <w:marTop w:val="0"/>
      <w:marBottom w:val="0"/>
      <w:divBdr>
        <w:top w:val="none" w:sz="0" w:space="0" w:color="auto"/>
        <w:left w:val="none" w:sz="0" w:space="0" w:color="auto"/>
        <w:bottom w:val="none" w:sz="0" w:space="0" w:color="auto"/>
        <w:right w:val="none" w:sz="0" w:space="0" w:color="auto"/>
      </w:divBdr>
      <w:divsChild>
        <w:div w:id="1057048791">
          <w:marLeft w:val="0"/>
          <w:marRight w:val="0"/>
          <w:marTop w:val="0"/>
          <w:marBottom w:val="0"/>
          <w:divBdr>
            <w:top w:val="none" w:sz="0" w:space="0" w:color="auto"/>
            <w:left w:val="none" w:sz="0" w:space="0" w:color="auto"/>
            <w:bottom w:val="none" w:sz="0" w:space="0" w:color="auto"/>
            <w:right w:val="none" w:sz="0" w:space="0" w:color="auto"/>
          </w:divBdr>
          <w:divsChild>
            <w:div w:id="197858233">
              <w:marLeft w:val="0"/>
              <w:marRight w:val="0"/>
              <w:marTop w:val="0"/>
              <w:marBottom w:val="0"/>
              <w:divBdr>
                <w:top w:val="none" w:sz="0" w:space="0" w:color="auto"/>
                <w:left w:val="none" w:sz="0" w:space="0" w:color="auto"/>
                <w:bottom w:val="none" w:sz="0" w:space="0" w:color="auto"/>
                <w:right w:val="none" w:sz="0" w:space="0" w:color="auto"/>
              </w:divBdr>
            </w:div>
            <w:div w:id="9527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1675">
      <w:bodyDiv w:val="1"/>
      <w:marLeft w:val="0"/>
      <w:marRight w:val="0"/>
      <w:marTop w:val="0"/>
      <w:marBottom w:val="0"/>
      <w:divBdr>
        <w:top w:val="none" w:sz="0" w:space="0" w:color="auto"/>
        <w:left w:val="none" w:sz="0" w:space="0" w:color="auto"/>
        <w:bottom w:val="none" w:sz="0" w:space="0" w:color="auto"/>
        <w:right w:val="none" w:sz="0" w:space="0" w:color="auto"/>
      </w:divBdr>
      <w:divsChild>
        <w:div w:id="979921680">
          <w:marLeft w:val="0"/>
          <w:marRight w:val="0"/>
          <w:marTop w:val="0"/>
          <w:marBottom w:val="0"/>
          <w:divBdr>
            <w:top w:val="none" w:sz="0" w:space="0" w:color="auto"/>
            <w:left w:val="none" w:sz="0" w:space="0" w:color="auto"/>
            <w:bottom w:val="none" w:sz="0" w:space="0" w:color="auto"/>
            <w:right w:val="none" w:sz="0" w:space="0" w:color="auto"/>
          </w:divBdr>
          <w:divsChild>
            <w:div w:id="1770616770">
              <w:marLeft w:val="0"/>
              <w:marRight w:val="0"/>
              <w:marTop w:val="0"/>
              <w:marBottom w:val="0"/>
              <w:divBdr>
                <w:top w:val="none" w:sz="0" w:space="0" w:color="auto"/>
                <w:left w:val="none" w:sz="0" w:space="0" w:color="auto"/>
                <w:bottom w:val="none" w:sz="0" w:space="0" w:color="auto"/>
                <w:right w:val="none" w:sz="0" w:space="0" w:color="auto"/>
              </w:divBdr>
            </w:div>
            <w:div w:id="18509507">
              <w:marLeft w:val="0"/>
              <w:marRight w:val="0"/>
              <w:marTop w:val="0"/>
              <w:marBottom w:val="0"/>
              <w:divBdr>
                <w:top w:val="none" w:sz="0" w:space="0" w:color="auto"/>
                <w:left w:val="none" w:sz="0" w:space="0" w:color="auto"/>
                <w:bottom w:val="none" w:sz="0" w:space="0" w:color="auto"/>
                <w:right w:val="none" w:sz="0" w:space="0" w:color="auto"/>
              </w:divBdr>
            </w:div>
            <w:div w:id="1625651571">
              <w:marLeft w:val="0"/>
              <w:marRight w:val="0"/>
              <w:marTop w:val="0"/>
              <w:marBottom w:val="0"/>
              <w:divBdr>
                <w:top w:val="none" w:sz="0" w:space="0" w:color="auto"/>
                <w:left w:val="none" w:sz="0" w:space="0" w:color="auto"/>
                <w:bottom w:val="none" w:sz="0" w:space="0" w:color="auto"/>
                <w:right w:val="none" w:sz="0" w:space="0" w:color="auto"/>
              </w:divBdr>
            </w:div>
            <w:div w:id="1505510495">
              <w:marLeft w:val="0"/>
              <w:marRight w:val="0"/>
              <w:marTop w:val="0"/>
              <w:marBottom w:val="0"/>
              <w:divBdr>
                <w:top w:val="none" w:sz="0" w:space="0" w:color="auto"/>
                <w:left w:val="none" w:sz="0" w:space="0" w:color="auto"/>
                <w:bottom w:val="none" w:sz="0" w:space="0" w:color="auto"/>
                <w:right w:val="none" w:sz="0" w:space="0" w:color="auto"/>
              </w:divBdr>
            </w:div>
            <w:div w:id="126051404">
              <w:marLeft w:val="0"/>
              <w:marRight w:val="0"/>
              <w:marTop w:val="0"/>
              <w:marBottom w:val="0"/>
              <w:divBdr>
                <w:top w:val="none" w:sz="0" w:space="0" w:color="auto"/>
                <w:left w:val="none" w:sz="0" w:space="0" w:color="auto"/>
                <w:bottom w:val="none" w:sz="0" w:space="0" w:color="auto"/>
                <w:right w:val="none" w:sz="0" w:space="0" w:color="auto"/>
              </w:divBdr>
            </w:div>
            <w:div w:id="1583490982">
              <w:marLeft w:val="0"/>
              <w:marRight w:val="0"/>
              <w:marTop w:val="0"/>
              <w:marBottom w:val="0"/>
              <w:divBdr>
                <w:top w:val="none" w:sz="0" w:space="0" w:color="auto"/>
                <w:left w:val="none" w:sz="0" w:space="0" w:color="auto"/>
                <w:bottom w:val="none" w:sz="0" w:space="0" w:color="auto"/>
                <w:right w:val="none" w:sz="0" w:space="0" w:color="auto"/>
              </w:divBdr>
            </w:div>
            <w:div w:id="837575844">
              <w:marLeft w:val="0"/>
              <w:marRight w:val="0"/>
              <w:marTop w:val="0"/>
              <w:marBottom w:val="0"/>
              <w:divBdr>
                <w:top w:val="none" w:sz="0" w:space="0" w:color="auto"/>
                <w:left w:val="none" w:sz="0" w:space="0" w:color="auto"/>
                <w:bottom w:val="none" w:sz="0" w:space="0" w:color="auto"/>
                <w:right w:val="none" w:sz="0" w:space="0" w:color="auto"/>
              </w:divBdr>
            </w:div>
            <w:div w:id="158349525">
              <w:marLeft w:val="0"/>
              <w:marRight w:val="0"/>
              <w:marTop w:val="0"/>
              <w:marBottom w:val="0"/>
              <w:divBdr>
                <w:top w:val="none" w:sz="0" w:space="0" w:color="auto"/>
                <w:left w:val="none" w:sz="0" w:space="0" w:color="auto"/>
                <w:bottom w:val="none" w:sz="0" w:space="0" w:color="auto"/>
                <w:right w:val="none" w:sz="0" w:space="0" w:color="auto"/>
              </w:divBdr>
            </w:div>
            <w:div w:id="1490248243">
              <w:marLeft w:val="0"/>
              <w:marRight w:val="0"/>
              <w:marTop w:val="0"/>
              <w:marBottom w:val="0"/>
              <w:divBdr>
                <w:top w:val="none" w:sz="0" w:space="0" w:color="auto"/>
                <w:left w:val="none" w:sz="0" w:space="0" w:color="auto"/>
                <w:bottom w:val="none" w:sz="0" w:space="0" w:color="auto"/>
                <w:right w:val="none" w:sz="0" w:space="0" w:color="auto"/>
              </w:divBdr>
            </w:div>
            <w:div w:id="1734037477">
              <w:marLeft w:val="0"/>
              <w:marRight w:val="0"/>
              <w:marTop w:val="0"/>
              <w:marBottom w:val="0"/>
              <w:divBdr>
                <w:top w:val="none" w:sz="0" w:space="0" w:color="auto"/>
                <w:left w:val="none" w:sz="0" w:space="0" w:color="auto"/>
                <w:bottom w:val="none" w:sz="0" w:space="0" w:color="auto"/>
                <w:right w:val="none" w:sz="0" w:space="0" w:color="auto"/>
              </w:divBdr>
            </w:div>
            <w:div w:id="6254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503">
      <w:bodyDiv w:val="1"/>
      <w:marLeft w:val="0"/>
      <w:marRight w:val="0"/>
      <w:marTop w:val="0"/>
      <w:marBottom w:val="0"/>
      <w:divBdr>
        <w:top w:val="none" w:sz="0" w:space="0" w:color="auto"/>
        <w:left w:val="none" w:sz="0" w:space="0" w:color="auto"/>
        <w:bottom w:val="none" w:sz="0" w:space="0" w:color="auto"/>
        <w:right w:val="none" w:sz="0" w:space="0" w:color="auto"/>
      </w:divBdr>
      <w:divsChild>
        <w:div w:id="65929973">
          <w:marLeft w:val="0"/>
          <w:marRight w:val="0"/>
          <w:marTop w:val="0"/>
          <w:marBottom w:val="0"/>
          <w:divBdr>
            <w:top w:val="none" w:sz="0" w:space="0" w:color="auto"/>
            <w:left w:val="none" w:sz="0" w:space="0" w:color="auto"/>
            <w:bottom w:val="none" w:sz="0" w:space="0" w:color="auto"/>
            <w:right w:val="none" w:sz="0" w:space="0" w:color="auto"/>
          </w:divBdr>
          <w:divsChild>
            <w:div w:id="626930730">
              <w:marLeft w:val="0"/>
              <w:marRight w:val="0"/>
              <w:marTop w:val="0"/>
              <w:marBottom w:val="0"/>
              <w:divBdr>
                <w:top w:val="none" w:sz="0" w:space="0" w:color="auto"/>
                <w:left w:val="none" w:sz="0" w:space="0" w:color="auto"/>
                <w:bottom w:val="none" w:sz="0" w:space="0" w:color="auto"/>
                <w:right w:val="none" w:sz="0" w:space="0" w:color="auto"/>
              </w:divBdr>
            </w:div>
            <w:div w:id="1170674931">
              <w:marLeft w:val="0"/>
              <w:marRight w:val="0"/>
              <w:marTop w:val="0"/>
              <w:marBottom w:val="0"/>
              <w:divBdr>
                <w:top w:val="none" w:sz="0" w:space="0" w:color="auto"/>
                <w:left w:val="none" w:sz="0" w:space="0" w:color="auto"/>
                <w:bottom w:val="none" w:sz="0" w:space="0" w:color="auto"/>
                <w:right w:val="none" w:sz="0" w:space="0" w:color="auto"/>
              </w:divBdr>
            </w:div>
            <w:div w:id="9087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glossaryDocument" Target="glossary/document.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richardnguyen0715/IntroDS-FinalPro-HandlingReal-WorldProblem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22710367694DEFA62BB3A300D1FEC2"/>
        <w:category>
          <w:name w:val="General"/>
          <w:gallery w:val="placeholder"/>
        </w:category>
        <w:types>
          <w:type w:val="bbPlcHdr"/>
        </w:types>
        <w:behaviors>
          <w:behavior w:val="content"/>
        </w:behaviors>
        <w:guid w:val="{B2809EFB-EB82-42DA-8957-F976E96021F4}"/>
      </w:docPartPr>
      <w:docPartBody>
        <w:p w:rsidR="00A8480B" w:rsidRDefault="00A8480B" w:rsidP="00A8480B">
          <w:pPr>
            <w:pStyle w:val="1222710367694DEFA62BB3A300D1FEC2"/>
          </w:pPr>
          <w:r>
            <w:rPr>
              <w:color w:val="0F4761" w:themeColor="accent1" w:themeShade="BF"/>
            </w:rPr>
            <w:t>[Company name]</w:t>
          </w:r>
        </w:p>
      </w:docPartBody>
    </w:docPart>
    <w:docPart>
      <w:docPartPr>
        <w:name w:val="5CCD45C32D0E43CF92F9E4C9DF51E9D0"/>
        <w:category>
          <w:name w:val="General"/>
          <w:gallery w:val="placeholder"/>
        </w:category>
        <w:types>
          <w:type w:val="bbPlcHdr"/>
        </w:types>
        <w:behaviors>
          <w:behavior w:val="content"/>
        </w:behaviors>
        <w:guid w:val="{39A14CD0-2E0E-46BB-9E91-27B462BDF235}"/>
      </w:docPartPr>
      <w:docPartBody>
        <w:p w:rsidR="00A8480B" w:rsidRDefault="00A8480B" w:rsidP="00A8480B">
          <w:pPr>
            <w:pStyle w:val="5CCD45C32D0E43CF92F9E4C9DF51E9D0"/>
          </w:pPr>
          <w:r>
            <w:rPr>
              <w:rFonts w:asciiTheme="majorHAnsi" w:eastAsiaTheme="majorEastAsia" w:hAnsiTheme="majorHAnsi" w:cstheme="majorBidi"/>
              <w:color w:val="156082" w:themeColor="accent1"/>
              <w:sz w:val="88"/>
              <w:szCs w:val="88"/>
            </w:rPr>
            <w:t>[Document title]</w:t>
          </w:r>
        </w:p>
      </w:docPartBody>
    </w:docPart>
    <w:docPart>
      <w:docPartPr>
        <w:name w:val="111F75F1AF6F41AE82F94E3F08C495F1"/>
        <w:category>
          <w:name w:val="General"/>
          <w:gallery w:val="placeholder"/>
        </w:category>
        <w:types>
          <w:type w:val="bbPlcHdr"/>
        </w:types>
        <w:behaviors>
          <w:behavior w:val="content"/>
        </w:behaviors>
        <w:guid w:val="{97C754C2-73BF-4B35-8280-8EE01C1DD73D}"/>
      </w:docPartPr>
      <w:docPartBody>
        <w:p w:rsidR="00A8480B" w:rsidRDefault="00A8480B" w:rsidP="00A8480B">
          <w:pPr>
            <w:pStyle w:val="111F75F1AF6F41AE82F94E3F08C495F1"/>
          </w:pPr>
          <w:r>
            <w:rPr>
              <w:color w:val="0F4761" w:themeColor="accent1" w:themeShade="BF"/>
            </w:rPr>
            <w:t>[Document subtitle]</w:t>
          </w:r>
        </w:p>
      </w:docPartBody>
    </w:docPart>
    <w:docPart>
      <w:docPartPr>
        <w:name w:val="555DC5C8932047B59843DDDB53655419"/>
        <w:category>
          <w:name w:val="General"/>
          <w:gallery w:val="placeholder"/>
        </w:category>
        <w:types>
          <w:type w:val="bbPlcHdr"/>
        </w:types>
        <w:behaviors>
          <w:behavior w:val="content"/>
        </w:behaviors>
        <w:guid w:val="{31AF7F38-89E1-47EE-8451-4BAAF04C4167}"/>
      </w:docPartPr>
      <w:docPartBody>
        <w:p w:rsidR="00A8480B" w:rsidRDefault="00A8480B" w:rsidP="00A8480B">
          <w:pPr>
            <w:pStyle w:val="555DC5C8932047B59843DDDB53655419"/>
          </w:pPr>
          <w:r>
            <w:rPr>
              <w:color w:val="156082" w:themeColor="accent1"/>
              <w:sz w:val="28"/>
              <w:szCs w:val="28"/>
            </w:rPr>
            <w:t>[Author name]</w:t>
          </w:r>
        </w:p>
      </w:docPartBody>
    </w:docPart>
    <w:docPart>
      <w:docPartPr>
        <w:name w:val="B8164CD9370B4C11893C5C490A784E92"/>
        <w:category>
          <w:name w:val="General"/>
          <w:gallery w:val="placeholder"/>
        </w:category>
        <w:types>
          <w:type w:val="bbPlcHdr"/>
        </w:types>
        <w:behaviors>
          <w:behavior w:val="content"/>
        </w:behaviors>
        <w:guid w:val="{5DC9944A-7438-4047-8637-A249CD52CA79}"/>
      </w:docPartPr>
      <w:docPartBody>
        <w:p w:rsidR="00A8480B" w:rsidRDefault="00A8480B" w:rsidP="00A8480B">
          <w:pPr>
            <w:pStyle w:val="B8164CD9370B4C11893C5C490A784E92"/>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0B"/>
    <w:rsid w:val="000051D8"/>
    <w:rsid w:val="0002245F"/>
    <w:rsid w:val="00070127"/>
    <w:rsid w:val="000765F4"/>
    <w:rsid w:val="00092846"/>
    <w:rsid w:val="000A0ED7"/>
    <w:rsid w:val="001C5A3E"/>
    <w:rsid w:val="002C1AFB"/>
    <w:rsid w:val="00343D3D"/>
    <w:rsid w:val="00414F24"/>
    <w:rsid w:val="00453BC9"/>
    <w:rsid w:val="004C79D6"/>
    <w:rsid w:val="004F5A89"/>
    <w:rsid w:val="005A2480"/>
    <w:rsid w:val="005B641D"/>
    <w:rsid w:val="00694907"/>
    <w:rsid w:val="006E6E8B"/>
    <w:rsid w:val="006F424C"/>
    <w:rsid w:val="007544DA"/>
    <w:rsid w:val="00983FBD"/>
    <w:rsid w:val="00A054E0"/>
    <w:rsid w:val="00A07093"/>
    <w:rsid w:val="00A07508"/>
    <w:rsid w:val="00A8480B"/>
    <w:rsid w:val="00AE7792"/>
    <w:rsid w:val="00B25F94"/>
    <w:rsid w:val="00BD2808"/>
    <w:rsid w:val="00C35E39"/>
    <w:rsid w:val="00CD4443"/>
    <w:rsid w:val="00DA4627"/>
    <w:rsid w:val="00E7545E"/>
    <w:rsid w:val="00EE465E"/>
    <w:rsid w:val="00FB01B7"/>
    <w:rsid w:val="00FC6C9B"/>
    <w:rsid w:val="00FF3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22710367694DEFA62BB3A300D1FEC2">
    <w:name w:val="1222710367694DEFA62BB3A300D1FEC2"/>
    <w:rsid w:val="00A8480B"/>
  </w:style>
  <w:style w:type="paragraph" w:customStyle="1" w:styleId="5CCD45C32D0E43CF92F9E4C9DF51E9D0">
    <w:name w:val="5CCD45C32D0E43CF92F9E4C9DF51E9D0"/>
    <w:rsid w:val="00A8480B"/>
  </w:style>
  <w:style w:type="paragraph" w:customStyle="1" w:styleId="111F75F1AF6F41AE82F94E3F08C495F1">
    <w:name w:val="111F75F1AF6F41AE82F94E3F08C495F1"/>
    <w:rsid w:val="00A8480B"/>
  </w:style>
  <w:style w:type="paragraph" w:customStyle="1" w:styleId="555DC5C8932047B59843DDDB53655419">
    <w:name w:val="555DC5C8932047B59843DDDB53655419"/>
    <w:rsid w:val="00A8480B"/>
  </w:style>
  <w:style w:type="paragraph" w:customStyle="1" w:styleId="B8164CD9370B4C11893C5C490A784E92">
    <w:name w:val="B8164CD9370B4C11893C5C490A784E92"/>
    <w:rsid w:val="00A8480B"/>
  </w:style>
  <w:style w:type="character" w:styleId="PlaceholderText">
    <w:name w:val="Placeholder Text"/>
    <w:basedOn w:val="DefaultParagraphFont"/>
    <w:uiPriority w:val="99"/>
    <w:semiHidden/>
    <w:rsid w:val="00A848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Tháng 11,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EBA6E-D7ED-4021-AC06-2C3A5D749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4342</Words>
  <Characters>24754</Characters>
  <Application>Microsoft Office Word</Application>
  <DocSecurity>0</DocSecurity>
  <Lines>206</Lines>
  <Paragraphs>58</Paragraphs>
  <ScaleCrop>false</ScaleCrop>
  <Company>Trường Đại học Khoa học tự nhiên – Khoa Công nghệ thông tin.</Company>
  <LinksUpToDate>false</LinksUpToDate>
  <CharactersWithSpaces>29038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hành cuối kỳ</dc:title>
  <dc:subject>Nhập môn khoa học dữ liệu – Introduction to Data Science.</dc:subject>
  <dc:creator>Nhóm 9</dc:creator>
  <cp:keywords/>
  <dc:description/>
  <cp:lastModifiedBy>NGUYỄN ANH TƯỜNG</cp:lastModifiedBy>
  <cp:revision>122</cp:revision>
  <cp:lastPrinted>2024-11-24T18:54:00Z</cp:lastPrinted>
  <dcterms:created xsi:type="dcterms:W3CDTF">2024-11-20T07:20:00Z</dcterms:created>
  <dcterms:modified xsi:type="dcterms:W3CDTF">2024-12-18T07:34:00Z</dcterms:modified>
</cp:coreProperties>
</file>